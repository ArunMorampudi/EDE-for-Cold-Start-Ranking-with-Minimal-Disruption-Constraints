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93B09" w14:textId="77777777" w:rsidR="00D56233" w:rsidRDefault="00D56233">
      <w:pPr>
        <w:widowControl w:val="0"/>
        <w:pBdr>
          <w:top w:val="nil"/>
          <w:left w:val="nil"/>
          <w:bottom w:val="nil"/>
          <w:right w:val="nil"/>
          <w:between w:val="nil"/>
        </w:pBdr>
      </w:pPr>
    </w:p>
    <w:p w14:paraId="1A8ACD45" w14:textId="77777777" w:rsidR="00D56233" w:rsidRDefault="00D56233">
      <w:pPr>
        <w:widowControl w:val="0"/>
        <w:pBdr>
          <w:top w:val="nil"/>
          <w:left w:val="nil"/>
          <w:bottom w:val="nil"/>
          <w:right w:val="nil"/>
          <w:between w:val="nil"/>
        </w:pBdr>
      </w:pPr>
    </w:p>
    <w:p w14:paraId="59F1936D" w14:textId="77777777" w:rsidR="00D56233" w:rsidRDefault="00D56233">
      <w:pPr>
        <w:widowControl w:val="0"/>
        <w:pBdr>
          <w:top w:val="nil"/>
          <w:left w:val="nil"/>
          <w:bottom w:val="nil"/>
          <w:right w:val="nil"/>
          <w:between w:val="nil"/>
        </w:pBdr>
      </w:pPr>
    </w:p>
    <w:p w14:paraId="23B1A1C1" w14:textId="77777777" w:rsidR="00D56233" w:rsidRDefault="00D56233">
      <w:pPr>
        <w:widowControl w:val="0"/>
        <w:pBdr>
          <w:top w:val="nil"/>
          <w:left w:val="nil"/>
          <w:bottom w:val="nil"/>
          <w:right w:val="nil"/>
          <w:between w:val="nil"/>
        </w:pBdr>
      </w:pPr>
    </w:p>
    <w:p w14:paraId="709724D4" w14:textId="77777777" w:rsidR="00D56233" w:rsidRDefault="00D56233">
      <w:pPr>
        <w:widowControl w:val="0"/>
        <w:pBdr>
          <w:top w:val="nil"/>
          <w:left w:val="nil"/>
          <w:bottom w:val="nil"/>
          <w:right w:val="nil"/>
          <w:between w:val="nil"/>
        </w:pBdr>
        <w:rPr>
          <w:rFonts w:ascii="Times" w:eastAsia="Times" w:hAnsi="Times" w:cs="Times"/>
        </w:rPr>
      </w:pPr>
    </w:p>
    <w:p w14:paraId="716CD04C" w14:textId="77777777" w:rsidR="00D56233" w:rsidRDefault="00D56233">
      <w:pPr>
        <w:widowControl w:val="0"/>
        <w:pBdr>
          <w:top w:val="nil"/>
          <w:left w:val="nil"/>
          <w:bottom w:val="nil"/>
          <w:right w:val="nil"/>
          <w:between w:val="nil"/>
        </w:pBdr>
        <w:rPr>
          <w:rFonts w:ascii="Times" w:eastAsia="Times" w:hAnsi="Times" w:cs="Times"/>
        </w:rPr>
      </w:pPr>
    </w:p>
    <w:p w14:paraId="767FFA67" w14:textId="77777777" w:rsidR="00D56233" w:rsidRDefault="004141C4">
      <w:pPr>
        <w:pStyle w:val="Heading1"/>
        <w:keepLines w:val="0"/>
        <w:spacing w:before="240" w:after="60" w:line="240" w:lineRule="auto"/>
        <w:rPr>
          <w:rFonts w:ascii="Times" w:eastAsia="Times" w:hAnsi="Times" w:cs="Times"/>
          <w:sz w:val="24"/>
          <w:szCs w:val="24"/>
        </w:rPr>
      </w:pPr>
      <w:bookmarkStart w:id="0" w:name="_heading=h.ykqwsr1zavx1" w:colFirst="0" w:colLast="0"/>
      <w:bookmarkEnd w:id="0"/>
      <w:r>
        <w:rPr>
          <w:rFonts w:ascii="Times" w:eastAsia="Times" w:hAnsi="Times" w:cs="Times"/>
          <w:b/>
          <w:bCs/>
          <w:sz w:val="32"/>
          <w:szCs w:val="32"/>
        </w:rPr>
        <w:t>Entropy-driven exploration for cold-start ranking with minimal-disruption constraints</w:t>
      </w:r>
    </w:p>
    <w:p w14:paraId="26B638EE" w14:textId="77777777" w:rsidR="00D56233" w:rsidRDefault="00D56233">
      <w:pPr>
        <w:rPr>
          <w:rFonts w:ascii="Times" w:eastAsia="Times" w:hAnsi="Times" w:cs="Times"/>
          <w:sz w:val="24"/>
          <w:szCs w:val="24"/>
        </w:rPr>
      </w:pPr>
    </w:p>
    <w:p w14:paraId="37B2D183" w14:textId="77777777" w:rsidR="00D56233" w:rsidRDefault="004141C4">
      <w:pPr>
        <w:rPr>
          <w:rFonts w:ascii="Times" w:eastAsia="Times" w:hAnsi="Times" w:cs="Times"/>
          <w:sz w:val="24"/>
          <w:szCs w:val="24"/>
        </w:rPr>
      </w:pPr>
      <w:r>
        <w:rPr>
          <w:rFonts w:ascii="Times" w:eastAsia="Times" w:hAnsi="Times" w:cs="Times"/>
          <w:sz w:val="24"/>
          <w:szCs w:val="24"/>
        </w:rPr>
        <w:t>Arun Morampudi</w:t>
      </w:r>
      <w:r>
        <w:rPr>
          <w:rFonts w:ascii="Times" w:eastAsia="Times" w:hAnsi="Times" w:cs="Times"/>
          <w:sz w:val="24"/>
          <w:szCs w:val="24"/>
          <w:vertAlign w:val="superscript"/>
        </w:rPr>
        <w:t>1</w:t>
      </w:r>
    </w:p>
    <w:p w14:paraId="621C5A44" w14:textId="77777777" w:rsidR="00D56233" w:rsidRDefault="004141C4">
      <w:pPr>
        <w:rPr>
          <w:rFonts w:ascii="Times" w:eastAsia="Times" w:hAnsi="Times" w:cs="Times"/>
          <w:sz w:val="24"/>
          <w:szCs w:val="24"/>
          <w:vertAlign w:val="superscript"/>
        </w:rPr>
      </w:pPr>
      <w:r>
        <w:rPr>
          <w:rFonts w:ascii="Times" w:eastAsia="Times" w:hAnsi="Times" w:cs="Times"/>
          <w:sz w:val="24"/>
          <w:szCs w:val="24"/>
        </w:rPr>
        <w:t>Ujval Sai Gopal Irrinki</w:t>
      </w:r>
      <w:r>
        <w:rPr>
          <w:rFonts w:ascii="Times" w:eastAsia="Times" w:hAnsi="Times" w:cs="Times"/>
          <w:sz w:val="24"/>
          <w:szCs w:val="24"/>
          <w:vertAlign w:val="superscript"/>
        </w:rPr>
        <w:t>2</w:t>
      </w:r>
    </w:p>
    <w:p w14:paraId="74BFCE13" w14:textId="77777777" w:rsidR="00D56233" w:rsidRDefault="00D56233">
      <w:pPr>
        <w:rPr>
          <w:rFonts w:ascii="Times" w:eastAsia="Times" w:hAnsi="Times" w:cs="Times"/>
          <w:sz w:val="24"/>
          <w:szCs w:val="24"/>
          <w:vertAlign w:val="superscript"/>
        </w:rPr>
      </w:pPr>
    </w:p>
    <w:p w14:paraId="7D5193E7" w14:textId="77777777" w:rsidR="00D56233" w:rsidRDefault="004141C4">
      <w:pPr>
        <w:rPr>
          <w:rFonts w:ascii="Times" w:eastAsia="Times" w:hAnsi="Times" w:cs="Times"/>
          <w:sz w:val="24"/>
          <w:szCs w:val="24"/>
        </w:rPr>
      </w:pPr>
      <w:r>
        <w:rPr>
          <w:rFonts w:ascii="Times" w:eastAsia="Times" w:hAnsi="Times" w:cs="Times"/>
          <w:sz w:val="24"/>
          <w:szCs w:val="24"/>
        </w:rPr>
        <w:t>Independent Researcher, Duluth, Georgia, USA</w:t>
      </w:r>
    </w:p>
    <w:p w14:paraId="3DA3FF6D" w14:textId="77777777" w:rsidR="00D56233" w:rsidRDefault="004141C4">
      <w:pPr>
        <w:rPr>
          <w:rFonts w:ascii="Times" w:eastAsia="Times" w:hAnsi="Times" w:cs="Times"/>
          <w:sz w:val="24"/>
          <w:szCs w:val="24"/>
        </w:rPr>
      </w:pPr>
      <w:r>
        <w:rPr>
          <w:rFonts w:ascii="Times" w:eastAsia="Times" w:hAnsi="Times" w:cs="Times"/>
          <w:sz w:val="24"/>
          <w:szCs w:val="24"/>
        </w:rPr>
        <w:t>Independent Researcher, Austin, Texas, USA</w:t>
      </w:r>
    </w:p>
    <w:p w14:paraId="578AD1D6" w14:textId="77777777" w:rsidR="00D56233" w:rsidRDefault="004141C4">
      <w:pPr>
        <w:rPr>
          <w:rFonts w:ascii="Times" w:eastAsia="Times" w:hAnsi="Times" w:cs="Times"/>
          <w:sz w:val="24"/>
          <w:szCs w:val="24"/>
        </w:rPr>
      </w:pPr>
      <w:r>
        <w:rPr>
          <w:rFonts w:ascii="Times" w:eastAsia="Times" w:hAnsi="Times" w:cs="Times"/>
          <w:sz w:val="24"/>
          <w:szCs w:val="24"/>
        </w:rPr>
        <w:t xml:space="preserve"> </w:t>
      </w:r>
    </w:p>
    <w:p w14:paraId="03A0E566" w14:textId="77777777" w:rsidR="00D56233" w:rsidRDefault="004141C4">
      <w:pPr>
        <w:rPr>
          <w:rFonts w:ascii="Times" w:eastAsia="Times" w:hAnsi="Times" w:cs="Times"/>
          <w:sz w:val="24"/>
          <w:szCs w:val="24"/>
        </w:rPr>
      </w:pPr>
      <w:r>
        <w:rPr>
          <w:rFonts w:ascii="Times" w:eastAsia="Times" w:hAnsi="Times" w:cs="Times"/>
          <w:sz w:val="24"/>
          <w:szCs w:val="24"/>
        </w:rPr>
        <w:t>Corresponding Author:</w:t>
      </w:r>
    </w:p>
    <w:p w14:paraId="4E8D27AF" w14:textId="77777777" w:rsidR="00D56233" w:rsidRDefault="004141C4">
      <w:pPr>
        <w:rPr>
          <w:rFonts w:ascii="Times" w:eastAsia="Times" w:hAnsi="Times" w:cs="Times"/>
          <w:sz w:val="24"/>
          <w:szCs w:val="24"/>
        </w:rPr>
      </w:pPr>
      <w:r>
        <w:rPr>
          <w:rFonts w:ascii="Times" w:eastAsia="Times" w:hAnsi="Times" w:cs="Times"/>
          <w:sz w:val="24"/>
          <w:szCs w:val="24"/>
        </w:rPr>
        <w:t>Arun Morampudi</w:t>
      </w:r>
      <w:r>
        <w:rPr>
          <w:rFonts w:ascii="Times" w:eastAsia="Times" w:hAnsi="Times" w:cs="Times"/>
          <w:sz w:val="24"/>
          <w:szCs w:val="24"/>
          <w:vertAlign w:val="superscript"/>
        </w:rPr>
        <w:t>1</w:t>
      </w:r>
    </w:p>
    <w:p w14:paraId="1838562B" w14:textId="77777777" w:rsidR="00D56233" w:rsidRDefault="004141C4">
      <w:pPr>
        <w:rPr>
          <w:rFonts w:ascii="Times" w:eastAsia="Times" w:hAnsi="Times" w:cs="Times"/>
          <w:sz w:val="24"/>
          <w:szCs w:val="24"/>
        </w:rPr>
      </w:pPr>
      <w:r>
        <w:rPr>
          <w:rFonts w:ascii="Times" w:eastAsia="Times" w:hAnsi="Times" w:cs="Times"/>
          <w:sz w:val="24"/>
          <w:szCs w:val="24"/>
        </w:rPr>
        <w:t>Email address: morampudiarun@gmail.com</w:t>
      </w:r>
    </w:p>
    <w:p w14:paraId="444E712F" w14:textId="77777777" w:rsidR="00D56233" w:rsidRDefault="00D56233">
      <w:pPr>
        <w:spacing w:line="240" w:lineRule="auto"/>
        <w:rPr>
          <w:rFonts w:ascii="Times" w:eastAsia="Times" w:hAnsi="Times" w:cs="Times"/>
          <w:sz w:val="24"/>
          <w:szCs w:val="24"/>
        </w:rPr>
      </w:pPr>
    </w:p>
    <w:p w14:paraId="1058EF72" w14:textId="77777777" w:rsidR="00D56233" w:rsidRDefault="004141C4">
      <w:pPr>
        <w:pStyle w:val="Heading1"/>
        <w:keepLines w:val="0"/>
        <w:spacing w:before="240" w:after="60" w:line="240" w:lineRule="auto"/>
        <w:rPr>
          <w:rFonts w:ascii="Times" w:eastAsia="Times" w:hAnsi="Times" w:cs="Times"/>
          <w:sz w:val="24"/>
          <w:szCs w:val="24"/>
        </w:rPr>
      </w:pPr>
      <w:bookmarkStart w:id="1" w:name="_heading=h.jd2ah2m50ze7" w:colFirst="0" w:colLast="0"/>
      <w:bookmarkEnd w:id="1"/>
      <w:r>
        <w:rPr>
          <w:rFonts w:ascii="Times" w:eastAsia="Times" w:hAnsi="Times" w:cs="Times"/>
          <w:b/>
          <w:bCs/>
          <w:sz w:val="32"/>
          <w:szCs w:val="32"/>
        </w:rPr>
        <w:t>Abstract</w:t>
      </w:r>
    </w:p>
    <w:p w14:paraId="3EE693F3" w14:textId="77777777" w:rsidR="00D56233" w:rsidRDefault="004141C4">
      <w:pPr>
        <w:spacing w:line="240" w:lineRule="auto"/>
        <w:rPr>
          <w:rFonts w:ascii="Times" w:eastAsia="Times" w:hAnsi="Times" w:cs="Times"/>
          <w:sz w:val="24"/>
          <w:szCs w:val="24"/>
        </w:rPr>
      </w:pPr>
      <w:r>
        <w:rPr>
          <w:rFonts w:ascii="Times" w:eastAsia="Times" w:hAnsi="Times" w:cs="Times"/>
          <w:b/>
          <w:bCs/>
          <w:sz w:val="24"/>
          <w:szCs w:val="24"/>
        </w:rPr>
        <w:t>Objective.</w:t>
      </w:r>
      <w:r>
        <w:rPr>
          <w:rFonts w:ascii="Times" w:eastAsia="Times" w:hAnsi="Times" w:cs="Times"/>
          <w:sz w:val="24"/>
          <w:szCs w:val="24"/>
        </w:rPr>
        <w:t xml:space="preserve"> The cold-start exposure problem occurs when new or recently updated documents lack interaction history, leading to under-ranking and delayed discovery. We aim to improve the discovery of relevant new documents while maintaining overall ranking quality within a small, controlled degradation budget.</w:t>
      </w:r>
    </w:p>
    <w:p w14:paraId="2EC69936" w14:textId="448779BD" w:rsidR="00D56233" w:rsidRDefault="004141C4">
      <w:pPr>
        <w:spacing w:line="240" w:lineRule="auto"/>
        <w:rPr>
          <w:rFonts w:ascii="Times" w:eastAsia="Times" w:hAnsi="Times" w:cs="Times"/>
          <w:sz w:val="24"/>
          <w:szCs w:val="24"/>
        </w:rPr>
      </w:pPr>
      <w:r>
        <w:rPr>
          <w:b/>
        </w:rPr>
        <w:t xml:space="preserve">Methods. </w:t>
      </w:r>
      <w:r>
        <w:t xml:space="preserve">We propose Entropy-Driven Exploration (EDE), a </w:t>
      </w:r>
      <w:r w:rsidR="00310C95">
        <w:t>lightweight</w:t>
      </w:r>
      <w:del w:id="2" w:author="Revision One" w:date="2026-09-11T18:42:00Z" w16du:dateUtc="2026-09-11T22:42:00Z">
        <w:r>
          <w:rPr>
            <w:rFonts w:ascii="Times" w:eastAsia="Times" w:hAnsi="Times" w:cs="Times"/>
            <w:sz w:val="24"/>
            <w:szCs w:val="24"/>
          </w:rPr>
          <w:delText xml:space="preserve"> </w:delText>
        </w:r>
      </w:del>
      <w:ins w:id="3" w:author="Revision One" w:date="2026-09-11T18:42:00Z" w16du:dateUtc="2026-09-11T22:42:00Z">
        <w:r w:rsidR="00310C95">
          <w:t>-</w:t>
        </w:r>
      </w:ins>
      <w:r w:rsidR="00310C95">
        <w:t>constrained</w:t>
      </w:r>
      <w:r>
        <w:t xml:space="preserve"> re-ranking policy layered on top of a fixed base ranker. EDE allocates exposure using a controlled exploration bonus derived from </w:t>
      </w:r>
      <w:del w:id="4" w:author="Revision One" w:date="2026-09-11T18:42:00Z" w16du:dateUtc="2026-09-11T22:42:00Z">
        <w:r>
          <w:rPr>
            <w:rFonts w:ascii="Times" w:eastAsia="Times" w:hAnsi="Times" w:cs="Times"/>
            <w:sz w:val="24"/>
            <w:szCs w:val="24"/>
          </w:rPr>
          <w:delText xml:space="preserve">user-click uncertainty (measured as </w:delText>
        </w:r>
      </w:del>
      <w:r>
        <w:t>click entropy</w:t>
      </w:r>
      <w:del w:id="5" w:author="Revision One" w:date="2026-09-11T18:42:00Z" w16du:dateUtc="2026-09-11T22:42:00Z">
        <w:r>
          <w:rPr>
            <w:rFonts w:ascii="Times" w:eastAsia="Times" w:hAnsi="Times" w:cs="Times"/>
            <w:sz w:val="24"/>
            <w:szCs w:val="24"/>
          </w:rPr>
          <w:delText>)</w:delText>
        </w:r>
      </w:del>
      <w:r>
        <w:t xml:space="preserve"> and novelty. To preserve </w:t>
      </w:r>
      <w:del w:id="6" w:author="Revision One" w:date="2026-09-11T18:42:00Z" w16du:dateUtc="2026-09-11T22:42:00Z">
        <w:r>
          <w:rPr>
            <w:rFonts w:ascii="Times" w:eastAsia="Times" w:hAnsi="Times" w:cs="Times"/>
            <w:sz w:val="24"/>
            <w:szCs w:val="24"/>
          </w:rPr>
          <w:delText>user experience</w:delText>
        </w:r>
      </w:del>
      <w:ins w:id="7" w:author="Revision One" w:date="2026-09-11T18:42:00Z" w16du:dateUtc="2026-09-11T22:42:00Z">
        <w:r>
          <w:t>the original top results</w:t>
        </w:r>
      </w:ins>
      <w:r>
        <w:t xml:space="preserve">, EDE maintains a safe prefix (fixed top results) and employs candidate gating to concentrate exploration within the tail of the ranked list. </w:t>
      </w:r>
      <w:del w:id="8" w:author="Revision One" w:date="2026-09-11T18:42:00Z" w16du:dateUtc="2026-09-11T22:42:00Z">
        <w:r>
          <w:rPr>
            <w:rFonts w:ascii="Times" w:eastAsia="Times" w:hAnsi="Times" w:cs="Times"/>
            <w:sz w:val="24"/>
            <w:szCs w:val="24"/>
          </w:rPr>
          <w:delText xml:space="preserve">This design makes EDE a minimal-disruption control layer that improves cold-start exposure without materially altering high-confidence top results. </w:delText>
        </w:r>
      </w:del>
      <w:r>
        <w:t xml:space="preserve">We evaluate EDE in a controlled simulator </w:t>
      </w:r>
      <w:ins w:id="9" w:author="Revision One" w:date="2026-09-11T18:42:00Z" w16du:dateUtc="2026-09-11T22:42:00Z">
        <w:r>
          <w:t xml:space="preserve">with independent validation and test seeds </w:t>
        </w:r>
      </w:ins>
      <w:r>
        <w:t xml:space="preserve">and subsequently conduct </w:t>
      </w:r>
      <w:del w:id="10" w:author="Revision One" w:date="2026-09-11T18:42:00Z" w16du:dateUtc="2026-09-11T22:42:00Z">
        <w:r>
          <w:rPr>
            <w:rFonts w:ascii="Times" w:eastAsia="Times" w:hAnsi="Times" w:cs="Times"/>
            <w:sz w:val="24"/>
            <w:szCs w:val="24"/>
          </w:rPr>
          <w:delText>a conservative</w:delText>
        </w:r>
      </w:del>
      <w:ins w:id="11" w:author="Revision One" w:date="2026-09-11T18:42:00Z" w16du:dateUtc="2026-09-11T22:42:00Z">
        <w:r>
          <w:t>an</w:t>
        </w:r>
      </w:ins>
      <w:r>
        <w:t xml:space="preserve"> offline replay analysis using Yandex search logs, incorporating acceptance filters including a click-preservation filter.</w:t>
      </w:r>
    </w:p>
    <w:p w14:paraId="13F06E7B" w14:textId="77777777" w:rsidR="00D56233" w:rsidRDefault="004141C4">
      <w:pPr>
        <w:spacing w:line="240" w:lineRule="auto"/>
        <w:rPr>
          <w:rFonts w:ascii="Times" w:eastAsia="Times" w:hAnsi="Times" w:cs="Times"/>
          <w:sz w:val="24"/>
          <w:szCs w:val="24"/>
        </w:rPr>
      </w:pPr>
      <w:r>
        <w:rPr>
          <w:b/>
        </w:rPr>
        <w:t xml:space="preserve">Results. </w:t>
      </w:r>
      <w:r>
        <w:t xml:space="preserve">Simulation experiments show that EDE </w:t>
      </w:r>
      <w:del w:id="12" w:author="Revision One" w:date="2026-09-11T18:42:00Z" w16du:dateUtc="2026-09-11T22:42:00Z">
        <w:r>
          <w:rPr>
            <w:rFonts w:ascii="Times" w:eastAsia="Times" w:hAnsi="Times" w:cs="Times"/>
            <w:sz w:val="24"/>
            <w:szCs w:val="24"/>
          </w:rPr>
          <w:delText>significantly accelerates</w:delText>
        </w:r>
      </w:del>
      <w:ins w:id="13" w:author="Revision One" w:date="2026-09-11T18:42:00Z" w16du:dateUtc="2026-09-11T22:42:00Z">
        <w:r>
          <w:t>improves</w:t>
        </w:r>
      </w:ins>
      <w:r>
        <w:t xml:space="preserve"> new-document discovery </w:t>
      </w:r>
      <w:del w:id="14" w:author="Revision One" w:date="2026-09-11T18:42:00Z" w16du:dateUtc="2026-09-11T22:42:00Z">
        <w:r>
          <w:rPr>
            <w:rFonts w:ascii="Times" w:eastAsia="Times" w:hAnsi="Times" w:cs="Times"/>
            <w:sz w:val="24"/>
            <w:szCs w:val="24"/>
          </w:rPr>
          <w:delText>while maintaining</w:delText>
        </w:r>
      </w:del>
      <w:ins w:id="15" w:author="Revision One" w:date="2026-09-11T18:42:00Z" w16du:dateUtc="2026-09-11T22:42:00Z">
        <w:r>
          <w:t>in some settings with small average</w:t>
        </w:r>
      </w:ins>
      <w:r>
        <w:t xml:space="preserve"> ranking</w:t>
      </w:r>
      <w:del w:id="16" w:author="Revision One" w:date="2026-09-11T18:42:00Z" w16du:dateUtc="2026-09-11T22:42:00Z">
        <w:r>
          <w:rPr>
            <w:rFonts w:ascii="Times" w:eastAsia="Times" w:hAnsi="Times" w:cs="Times"/>
            <w:sz w:val="24"/>
            <w:szCs w:val="24"/>
          </w:rPr>
          <w:delText xml:space="preserve"> </w:delText>
        </w:r>
      </w:del>
      <w:ins w:id="17" w:author="Revision One" w:date="2026-09-11T18:42:00Z" w16du:dateUtc="2026-09-11T22:42:00Z">
        <w:r>
          <w:t>-</w:t>
        </w:r>
      </w:ins>
      <w:r>
        <w:t>quality</w:t>
      </w:r>
      <w:ins w:id="18" w:author="Revision One" w:date="2026-09-11T18:42:00Z" w16du:dateUtc="2026-09-11T22:42:00Z">
        <w:r>
          <w:t xml:space="preserve"> losses</w:t>
        </w:r>
      </w:ins>
      <w:r>
        <w:t xml:space="preserve">. At </w:t>
      </w:r>
      <w:del w:id="19" w:author="Revision One" w:date="2026-09-11T18:42:00Z" w16du:dateUtc="2026-09-11T22:42:00Z">
        <w:r>
          <w:rPr>
            <w:rFonts w:ascii="Times" w:eastAsia="Times" w:hAnsi="Times" w:cs="Times"/>
            <w:sz w:val="24"/>
            <w:szCs w:val="24"/>
          </w:rPr>
          <w:delText>moderate difficulty</w:delText>
        </w:r>
      </w:del>
      <w:ins w:id="20" w:author="Revision One" w:date="2026-09-11T18:42:00Z" w16du:dateUtc="2026-09-11T22:42:00Z">
        <w:r>
          <w:t>penalty 0.15</w:t>
        </w:r>
      </w:ins>
      <w:r>
        <w:t xml:space="preserve">, EDE increased new-document coverage from </w:t>
      </w:r>
      <w:del w:id="21" w:author="Revision One" w:date="2026-09-11T18:42:00Z" w16du:dateUtc="2026-09-11T22:42:00Z">
        <w:r>
          <w:rPr>
            <w:rFonts w:ascii="Times" w:eastAsia="Times" w:hAnsi="Times" w:cs="Times"/>
            <w:sz w:val="24"/>
            <w:szCs w:val="24"/>
          </w:rPr>
          <w:delText xml:space="preserve">approximately </w:delText>
        </w:r>
      </w:del>
      <w:r>
        <w:t>0.</w:t>
      </w:r>
      <w:del w:id="22" w:author="Revision One" w:date="2026-09-11T18:42:00Z" w16du:dateUtc="2026-09-11T22:42:00Z">
        <w:r>
          <w:rPr>
            <w:rFonts w:ascii="Times" w:eastAsia="Times" w:hAnsi="Times" w:cs="Times"/>
            <w:sz w:val="24"/>
            <w:szCs w:val="24"/>
          </w:rPr>
          <w:delText>05</w:delText>
        </w:r>
      </w:del>
      <w:ins w:id="23" w:author="Revision One" w:date="2026-09-11T18:42:00Z" w16du:dateUtc="2026-09-11T22:42:00Z">
        <w:r>
          <w:t>087</w:t>
        </w:r>
      </w:ins>
      <w:r>
        <w:t xml:space="preserve"> to 0.</w:t>
      </w:r>
      <w:del w:id="24" w:author="Revision One" w:date="2026-09-11T18:42:00Z" w16du:dateUtc="2026-09-11T22:42:00Z">
        <w:r>
          <w:rPr>
            <w:rFonts w:ascii="Times" w:eastAsia="Times" w:hAnsi="Times" w:cs="Times"/>
            <w:sz w:val="24"/>
            <w:szCs w:val="24"/>
          </w:rPr>
          <w:delText>58</w:delText>
        </w:r>
      </w:del>
      <w:ins w:id="25" w:author="Revision One" w:date="2026-09-11T18:42:00Z" w16du:dateUtc="2026-09-11T22:42:00Z">
        <w:r>
          <w:t>186</w:t>
        </w:r>
      </w:ins>
      <w:r>
        <w:t xml:space="preserve">, with a </w:t>
      </w:r>
      <w:del w:id="26" w:author="Revision One" w:date="2026-09-11T18:42:00Z" w16du:dateUtc="2026-09-11T22:42:00Z">
        <w:r>
          <w:rPr>
            <w:rFonts w:ascii="Times" w:eastAsia="Times" w:hAnsi="Times" w:cs="Times"/>
            <w:sz w:val="24"/>
            <w:szCs w:val="24"/>
          </w:rPr>
          <w:delText>negligible</w:delText>
        </w:r>
      </w:del>
      <w:ins w:id="27" w:author="Revision One" w:date="2026-09-11T18:42:00Z" w16du:dateUtc="2026-09-11T22:42:00Z">
        <w:r>
          <w:t>paired</w:t>
        </w:r>
      </w:ins>
      <w:r>
        <w:t xml:space="preserve"> Normalized Discounted Cumulative Gain (NDCG</w:t>
      </w:r>
      <w:del w:id="28" w:author="Revision One" w:date="2026-09-11T18:42:00Z" w16du:dateUtc="2026-09-11T22:42:00Z">
        <w:r>
          <w:rPr>
            <w:rFonts w:ascii="Times" w:eastAsia="Times" w:hAnsi="Times" w:cs="Times"/>
            <w:sz w:val="24"/>
            <w:szCs w:val="24"/>
          </w:rPr>
          <w:delText>) drop</w:delText>
        </w:r>
      </w:del>
      <w:ins w:id="29" w:author="Revision One" w:date="2026-09-11T18:42:00Z" w16du:dateUtc="2026-09-11T22:42:00Z">
        <w:r>
          <w:t>@10) difference</w:t>
        </w:r>
      </w:ins>
      <w:r>
        <w:t xml:space="preserve"> of </w:t>
      </w:r>
      <w:del w:id="30" w:author="Revision One" w:date="2026-09-11T18:42:00Z" w16du:dateUtc="2026-09-11T22:42:00Z">
        <w:r>
          <w:rPr>
            <w:rFonts w:ascii="Times" w:eastAsia="Times" w:hAnsi="Times" w:cs="Times"/>
            <w:sz w:val="24"/>
            <w:szCs w:val="24"/>
          </w:rPr>
          <w:delText>≈0.005, consistently outperforming random tail injection and ε-greedy baselines</w:delText>
        </w:r>
      </w:del>
      <w:ins w:id="31" w:author="Revision One" w:date="2026-09-11T18:42:00Z" w16du:dateUtc="2026-09-11T22:42:00Z">
        <w:r>
          <w:t>−</w:t>
        </w:r>
        <w:r>
          <w:t>0.0026 (95% CI −0.0041 to −0.0011); novelty-only was competitive or stronger</w:t>
        </w:r>
      </w:ins>
      <w:r>
        <w:t xml:space="preserve">. Although public Yandex logs lack ground-truth cold-start labels for direct discovery measurement, the </w:t>
      </w:r>
      <w:del w:id="32" w:author="Revision One" w:date="2026-09-11T18:42:00Z" w16du:dateUtc="2026-09-11T22:42:00Z">
        <w:r>
          <w:rPr>
            <w:rFonts w:ascii="Times" w:eastAsia="Times" w:hAnsi="Times" w:cs="Times"/>
            <w:sz w:val="24"/>
            <w:szCs w:val="24"/>
          </w:rPr>
          <w:delText>conservative replay analysis supports EDE’s deployment-oriented behavior as a minimal-disruption policy. Under click-preservation filtering (≈97% session acceptance), EDE functioned as a stable tail-swap, exhibiting a mean position change of 0.661. Furthermore, these accepted sessions showed small positive engagement deltas (ΔCTR@10 ≈ +0.00285; Δclick-NDCG@10 ≈ +0.00102), indicating that exploration did not negatively affect user experience</w:delText>
        </w:r>
      </w:del>
      <w:ins w:id="33" w:author="Revision One" w:date="2026-09-11T18:42:00Z" w16du:dateUtc="2026-09-11T22:42:00Z">
        <w:r>
          <w:t>replay analysis measures displacement on logged candidates. Across 372,282 pages, exact-list acceptance was 93.611% and mean absolute document shift was 0.014919. Set and click preservation were 100% by construction on the ten logged candidates; this does not establish causal engagement effects or deployment safety</w:t>
        </w:r>
      </w:ins>
      <w:r>
        <w:t>.</w:t>
      </w:r>
    </w:p>
    <w:p w14:paraId="09CB3190" w14:textId="77777777" w:rsidR="00D56233" w:rsidRDefault="004141C4">
      <w:pPr>
        <w:spacing w:line="240" w:lineRule="auto"/>
        <w:rPr>
          <w:rFonts w:ascii="Times" w:eastAsia="Times" w:hAnsi="Times" w:cs="Times"/>
          <w:sz w:val="24"/>
          <w:szCs w:val="24"/>
        </w:rPr>
      </w:pPr>
      <w:r>
        <w:rPr>
          <w:b/>
        </w:rPr>
        <w:t xml:space="preserve">Conclusion. </w:t>
      </w:r>
      <w:r>
        <w:t xml:space="preserve">EDE provides a </w:t>
      </w:r>
      <w:del w:id="34" w:author="Revision One" w:date="2026-09-11T18:42:00Z" w16du:dateUtc="2026-09-11T22:42:00Z">
        <w:r>
          <w:rPr>
            <w:rFonts w:ascii="Times" w:eastAsia="Times" w:hAnsi="Times" w:cs="Times"/>
            <w:sz w:val="24"/>
            <w:szCs w:val="24"/>
          </w:rPr>
          <w:delText xml:space="preserve">practical </w:delText>
        </w:r>
      </w:del>
      <w:r>
        <w:t xml:space="preserve">constrained exploration layer for ranking systems, </w:t>
      </w:r>
      <w:del w:id="35" w:author="Revision One" w:date="2026-09-11T18:42:00Z" w16du:dateUtc="2026-09-11T22:42:00Z">
        <w:r>
          <w:rPr>
            <w:rFonts w:ascii="Times" w:eastAsia="Times" w:hAnsi="Times" w:cs="Times"/>
            <w:sz w:val="24"/>
            <w:szCs w:val="24"/>
          </w:rPr>
          <w:delText>meaningfully accelerating</w:delText>
        </w:r>
      </w:del>
      <w:ins w:id="36" w:author="Revision One" w:date="2026-09-11T18:42:00Z" w16du:dateUtc="2026-09-11T22:42:00Z">
        <w:r>
          <w:t>improving</w:t>
        </w:r>
      </w:ins>
      <w:r>
        <w:t xml:space="preserve"> the discovery of relevant content within controlled settings while </w:t>
      </w:r>
      <w:del w:id="37" w:author="Revision One" w:date="2026-09-11T18:42:00Z" w16du:dateUtc="2026-09-11T22:42:00Z">
        <w:r>
          <w:rPr>
            <w:rFonts w:ascii="Times" w:eastAsia="Times" w:hAnsi="Times" w:cs="Times"/>
            <w:sz w:val="24"/>
            <w:szCs w:val="24"/>
          </w:rPr>
          <w:delText xml:space="preserve">largely </w:delText>
        </w:r>
      </w:del>
      <w:r>
        <w:t xml:space="preserve">preserving </w:t>
      </w:r>
      <w:del w:id="38" w:author="Revision One" w:date="2026-09-11T18:42:00Z" w16du:dateUtc="2026-09-11T22:42:00Z">
        <w:r>
          <w:rPr>
            <w:rFonts w:ascii="Times" w:eastAsia="Times" w:hAnsi="Times" w:cs="Times"/>
            <w:sz w:val="24"/>
            <w:szCs w:val="24"/>
          </w:rPr>
          <w:delText xml:space="preserve">user experience. More broadly, </w:delText>
        </w:r>
      </w:del>
      <w:r>
        <w:t xml:space="preserve">the </w:t>
      </w:r>
      <w:ins w:id="39" w:author="Revision One" w:date="2026-09-11T18:42:00Z" w16du:dateUtc="2026-09-11T22:42:00Z">
        <w:r>
          <w:t xml:space="preserve">original top </w:t>
        </w:r>
      </w:ins>
      <w:r>
        <w:t>results</w:t>
      </w:r>
      <w:del w:id="40" w:author="Revision One" w:date="2026-09-11T18:42:00Z" w16du:dateUtc="2026-09-11T22:42:00Z">
        <w:r>
          <w:rPr>
            <w:rFonts w:ascii="Times" w:eastAsia="Times" w:hAnsi="Times" w:cs="Times"/>
            <w:sz w:val="24"/>
            <w:szCs w:val="24"/>
          </w:rPr>
          <w:delText xml:space="preserve"> suggest that minimal-disruption post-</w:delText>
        </w:r>
      </w:del>
      <w:ins w:id="41" w:author="Revision One" w:date="2026-09-11T18:42:00Z" w16du:dateUtc="2026-09-11T22:42:00Z">
        <w:r>
          <w:t xml:space="preserve">. The results do not establish a consistent entropy advantage over novelty alone or guarantee overall </w:t>
        </w:r>
      </w:ins>
      <w:r>
        <w:t xml:space="preserve">ranking </w:t>
      </w:r>
      <w:del w:id="42" w:author="Revision One" w:date="2026-09-11T18:42:00Z" w16du:dateUtc="2026-09-11T22:42:00Z">
        <w:r>
          <w:rPr>
            <w:rFonts w:ascii="Times" w:eastAsia="Times" w:hAnsi="Times" w:cs="Times"/>
            <w:sz w:val="24"/>
            <w:szCs w:val="24"/>
          </w:rPr>
          <w:delText>control layers can offer a practical and low-risk way to address</w:delText>
        </w:r>
      </w:del>
      <w:ins w:id="43" w:author="Revision One" w:date="2026-09-11T18:42:00Z" w16du:dateUtc="2026-09-11T22:42:00Z">
        <w:r>
          <w:t>quality; replay supplies no real</w:t>
        </w:r>
      </w:ins>
      <w:r>
        <w:t xml:space="preserve"> cold-start </w:t>
      </w:r>
      <w:del w:id="44" w:author="Revision One" w:date="2026-09-11T18:42:00Z" w16du:dateUtc="2026-09-11T22:42:00Z">
        <w:r>
          <w:rPr>
            <w:rFonts w:ascii="Times" w:eastAsia="Times" w:hAnsi="Times" w:cs="Times"/>
            <w:sz w:val="24"/>
            <w:szCs w:val="24"/>
          </w:rPr>
          <w:delText>exposure in existing ranking systems</w:delText>
        </w:r>
      </w:del>
      <w:ins w:id="45" w:author="Revision One" w:date="2026-09-11T18:42:00Z" w16du:dateUtc="2026-09-11T22:42:00Z">
        <w:r>
          <w:t>discovery evidence</w:t>
        </w:r>
      </w:ins>
      <w:r>
        <w:t>.</w:t>
      </w:r>
    </w:p>
    <w:p w14:paraId="533922B9" w14:textId="77777777" w:rsidR="00D56233" w:rsidRDefault="004141C4">
      <w:pPr>
        <w:pStyle w:val="Heading1"/>
        <w:keepLines w:val="0"/>
        <w:spacing w:before="240" w:after="60" w:line="240" w:lineRule="auto"/>
        <w:rPr>
          <w:rFonts w:ascii="Times" w:eastAsia="Times" w:hAnsi="Times" w:cs="Times"/>
        </w:rPr>
      </w:pPr>
      <w:bookmarkStart w:id="46" w:name="_heading=h.wkkj1asfrrmm" w:colFirst="0" w:colLast="0"/>
      <w:bookmarkEnd w:id="46"/>
      <w:r>
        <w:rPr>
          <w:rFonts w:ascii="Times" w:eastAsia="Times" w:hAnsi="Times" w:cs="Times"/>
          <w:b/>
          <w:bCs/>
          <w:sz w:val="32"/>
          <w:szCs w:val="32"/>
        </w:rPr>
        <w:t>1. Introduction</w:t>
      </w:r>
    </w:p>
    <w:p w14:paraId="51F60300" w14:textId="77777777" w:rsidR="00D56233" w:rsidRDefault="004141C4">
      <w:pPr>
        <w:spacing w:line="240" w:lineRule="auto"/>
        <w:rPr>
          <w:rFonts w:ascii="Times" w:eastAsia="Times" w:hAnsi="Times" w:cs="Times"/>
          <w:sz w:val="24"/>
          <w:szCs w:val="24"/>
        </w:rPr>
      </w:pPr>
      <w:r>
        <w:rPr>
          <w:rFonts w:ascii="Times" w:eastAsia="Times" w:hAnsi="Times" w:cs="Times"/>
          <w:sz w:val="24"/>
          <w:szCs w:val="24"/>
        </w:rPr>
        <w:t>Modern ranking systems typically rely on offline-trained models that use past interactions</w:t>
      </w:r>
      <w:del w:id="47" w:author="Revision One" w:date="2026-09-11T18:42:00Z" w16du:dateUtc="2026-09-11T22:42:00Z">
        <w:r>
          <w:rPr>
            <w:rFonts w:ascii="Times" w:eastAsia="Times" w:hAnsi="Times" w:cs="Times"/>
            <w:sz w:val="24"/>
            <w:szCs w:val="24"/>
          </w:rPr>
          <w:delText>—</w:delText>
        </w:r>
      </w:del>
      <w:ins w:id="48" w:author="Revision One" w:date="2026-09-11T18:42:00Z" w16du:dateUtc="2026-09-11T22:42:00Z">
        <w:r>
          <w:rPr>
            <w:rFonts w:ascii="Times" w:eastAsia="Times" w:hAnsi="Times" w:cs="Times"/>
            <w:sz w:val="24"/>
            <w:szCs w:val="24"/>
          </w:rPr>
          <w:t xml:space="preserve"> (</w:t>
        </w:r>
      </w:ins>
      <w:r>
        <w:rPr>
          <w:rFonts w:ascii="Times" w:eastAsia="Times" w:hAnsi="Times" w:cs="Times"/>
          <w:sz w:val="24"/>
          <w:szCs w:val="24"/>
        </w:rPr>
        <w:t>such as clicks, impressions, and purchases</w:t>
      </w:r>
      <w:del w:id="49" w:author="Revision One" w:date="2026-09-11T18:42:00Z" w16du:dateUtc="2026-09-11T22:42:00Z">
        <w:r>
          <w:rPr>
            <w:rFonts w:ascii="Times" w:eastAsia="Times" w:hAnsi="Times" w:cs="Times"/>
            <w:sz w:val="24"/>
            <w:szCs w:val="24"/>
          </w:rPr>
          <w:delText>—</w:delText>
        </w:r>
      </w:del>
      <w:ins w:id="50" w:author="Revision One" w:date="2026-09-11T18:42:00Z" w16du:dateUtc="2026-09-11T22:42:00Z">
        <w:r>
          <w:rPr>
            <w:rFonts w:ascii="Times" w:eastAsia="Times" w:hAnsi="Times" w:cs="Times"/>
            <w:sz w:val="24"/>
            <w:szCs w:val="24"/>
          </w:rPr>
          <w:t xml:space="preserve">) </w:t>
        </w:r>
      </w:ins>
      <w:r>
        <w:rPr>
          <w:rFonts w:ascii="Times" w:eastAsia="Times" w:hAnsi="Times" w:cs="Times"/>
          <w:sz w:val="24"/>
          <w:szCs w:val="24"/>
        </w:rPr>
        <w:t>to estimate relevance (Liu, 2009). As a result, these models tend to favor well-established items with abundant behavioral data, while newly introduced or recently updated documents often lack sufficient signals to rank well. This creates the cold-start problem: relevant new items are under-exposed, which in turn delays the collection of the very feedback needed to improve their ranking. In e-commerce and search settings, for example, new products frequently begin with little or no click history and are bur</w:t>
      </w:r>
      <w:r>
        <w:rPr>
          <w:rFonts w:ascii="Times" w:eastAsia="Times" w:hAnsi="Times" w:cs="Times"/>
          <w:sz w:val="24"/>
          <w:szCs w:val="24"/>
        </w:rPr>
        <w:t>ied in lower-ranked positions, creating a self-reinforcing feedback loop in which limited exposure prevents signal accrual (Joachims et al., 2005; Gupta et al., 2020; Han et al., 2022; Morik et al., 2020; Mansoury et al., 2020). Cold-start under-exposure can reduce user satisfaction by failing to surface relevant new content, and it can also create provider-side inequities by systematically limiting the visibility of newly introduced items (Zhu et al., 2021; Singh &amp; Joachims, 2018).</w:t>
      </w:r>
    </w:p>
    <w:p w14:paraId="65DDF123" w14:textId="77777777" w:rsidR="00D56233" w:rsidRDefault="00D56233">
      <w:pPr>
        <w:spacing w:line="240" w:lineRule="auto"/>
        <w:rPr>
          <w:rFonts w:ascii="Times" w:eastAsia="Times" w:hAnsi="Times" w:cs="Times"/>
          <w:sz w:val="24"/>
          <w:szCs w:val="24"/>
        </w:rPr>
      </w:pPr>
    </w:p>
    <w:p w14:paraId="0E78B943" w14:textId="77777777" w:rsidR="00D56233" w:rsidRDefault="004141C4">
      <w:pPr>
        <w:spacing w:line="240" w:lineRule="auto"/>
        <w:rPr>
          <w:rFonts w:ascii="Times" w:eastAsia="Times" w:hAnsi="Times" w:cs="Times"/>
          <w:sz w:val="24"/>
          <w:szCs w:val="24"/>
        </w:rPr>
      </w:pPr>
      <w:r>
        <w:rPr>
          <w:rFonts w:ascii="Times" w:eastAsia="Times" w:hAnsi="Times" w:cs="Times"/>
          <w:sz w:val="24"/>
          <w:szCs w:val="24"/>
        </w:rPr>
        <w:t>Existing approaches to cold-start ranking generally fall into two broad categories: feature-based priors and online exploration. One line of work estimates synthetic priors for new items’ behavioral signals</w:t>
      </w:r>
      <w:del w:id="51" w:author="Revision One" w:date="2026-09-11T18:42:00Z" w16du:dateUtc="2026-09-11T22:42:00Z">
        <w:r>
          <w:rPr>
            <w:rFonts w:ascii="Times" w:eastAsia="Times" w:hAnsi="Times" w:cs="Times"/>
            <w:sz w:val="24"/>
            <w:szCs w:val="24"/>
          </w:rPr>
          <w:delText>—</w:delText>
        </w:r>
      </w:del>
      <w:ins w:id="52" w:author="Revision One" w:date="2026-09-11T18:42:00Z" w16du:dateUtc="2026-09-11T22:42:00Z">
        <w:r>
          <w:rPr>
            <w:rFonts w:ascii="Times" w:eastAsia="Times" w:hAnsi="Times" w:cs="Times"/>
            <w:sz w:val="24"/>
            <w:szCs w:val="24"/>
          </w:rPr>
          <w:t xml:space="preserve"> (</w:t>
        </w:r>
      </w:ins>
      <w:r>
        <w:rPr>
          <w:rFonts w:ascii="Times" w:eastAsia="Times" w:hAnsi="Times" w:cs="Times"/>
          <w:sz w:val="24"/>
          <w:szCs w:val="24"/>
        </w:rPr>
        <w:t>for example, by inferring an initial click-through tendency from content or metadata</w:t>
      </w:r>
      <w:del w:id="53" w:author="Revision One" w:date="2026-09-11T18:42:00Z" w16du:dateUtc="2026-09-11T22:42:00Z">
        <w:r>
          <w:rPr>
            <w:rFonts w:ascii="Times" w:eastAsia="Times" w:hAnsi="Times" w:cs="Times"/>
            <w:sz w:val="24"/>
            <w:szCs w:val="24"/>
          </w:rPr>
          <w:delText>—</w:delText>
        </w:r>
      </w:del>
      <w:ins w:id="54" w:author="Revision One" w:date="2026-09-11T18:42:00Z" w16du:dateUtc="2026-09-11T22:42:00Z">
        <w:r>
          <w:rPr>
            <w:rFonts w:ascii="Times" w:eastAsia="Times" w:hAnsi="Times" w:cs="Times"/>
            <w:sz w:val="24"/>
            <w:szCs w:val="24"/>
          </w:rPr>
          <w:t xml:space="preserve">) </w:t>
        </w:r>
      </w:ins>
      <w:r>
        <w:rPr>
          <w:rFonts w:ascii="Times" w:eastAsia="Times" w:hAnsi="Times" w:cs="Times"/>
          <w:sz w:val="24"/>
          <w:szCs w:val="24"/>
        </w:rPr>
        <w:t>so that new items begin with a less severe ranking disadvantage. Gupta et al. (2020), for instance, introduced feature priors for new products to improve initial exposure, while Han et al. (2022) used an Empirical Bayes framework to estimate prior click probabilities for query-item pairs and update them as feedback accumulates. These methods improve early ranking by seeding new items with informative initial estimates. A second line of work treats ranking as an online learning problem, deliberately perturbi</w:t>
      </w:r>
      <w:r>
        <w:rPr>
          <w:rFonts w:ascii="Times" w:eastAsia="Times" w:hAnsi="Times" w:cs="Times"/>
          <w:sz w:val="24"/>
          <w:szCs w:val="24"/>
        </w:rPr>
        <w:t>ng result lists to learn from user feedback through bandit-style exploration (Kveton et al., 2015; Lattimore et al., 2018). While these methods can improve long-term learning, they may also explore aggressively, potentially harming user experience by elevating insufficiently relevant items, or they may be difficult to deploy on top of an already-operational production ranker. BubbleRank (Li et al., 2020), for example, introduces a safety-aware online reranking mechanism by making gradual local swaps, illust</w:t>
      </w:r>
      <w:r>
        <w:rPr>
          <w:rFonts w:ascii="Times" w:eastAsia="Times" w:hAnsi="Times" w:cs="Times"/>
          <w:sz w:val="24"/>
          <w:szCs w:val="24"/>
        </w:rPr>
        <w:t>rating the importance of constrained exploration.</w:t>
      </w:r>
    </w:p>
    <w:p w14:paraId="4868083F" w14:textId="77777777" w:rsidR="00D56233" w:rsidRDefault="00D56233">
      <w:pPr>
        <w:spacing w:line="240" w:lineRule="auto"/>
        <w:rPr>
          <w:rFonts w:ascii="Times" w:eastAsia="Times" w:hAnsi="Times" w:cs="Times"/>
          <w:sz w:val="24"/>
          <w:szCs w:val="24"/>
        </w:rPr>
      </w:pPr>
    </w:p>
    <w:p w14:paraId="5A11289C" w14:textId="77777777" w:rsidR="00D56233" w:rsidRDefault="004141C4">
      <w:pPr>
        <w:spacing w:line="240" w:lineRule="auto"/>
        <w:rPr>
          <w:rFonts w:ascii="Times" w:eastAsia="Times" w:hAnsi="Times" w:cs="Times"/>
          <w:sz w:val="24"/>
          <w:szCs w:val="24"/>
        </w:rPr>
      </w:pPr>
      <w:del w:id="55" w:author="Revision One" w:date="2026-09-11T18:42:00Z" w16du:dateUtc="2026-09-11T22:42:00Z">
        <w:r>
          <w:rPr>
            <w:rFonts w:ascii="Times" w:eastAsia="Times" w:hAnsi="Times" w:cs="Times"/>
            <w:sz w:val="24"/>
            <w:szCs w:val="24"/>
          </w:rPr>
          <w:delText>In contrast</w:delText>
        </w:r>
      </w:del>
      <w:ins w:id="56" w:author="Revision One" w:date="2026-09-11T18:42:00Z" w16du:dateUtc="2026-09-11T22:42:00Z">
        <w:r>
          <w:rPr>
            <w:rFonts w:ascii="Times" w:eastAsia="Times" w:hAnsi="Times" w:cs="Times"/>
            <w:sz w:val="24"/>
            <w:szCs w:val="24"/>
          </w:rPr>
          <w:t>Here</w:t>
        </w:r>
      </w:ins>
      <w:r>
        <w:rPr>
          <w:rFonts w:ascii="Times" w:eastAsia="Times" w:hAnsi="Times" w:cs="Times"/>
          <w:sz w:val="24"/>
          <w:szCs w:val="24"/>
        </w:rPr>
        <w:t xml:space="preserve">, we propose Entropy-Driven Exploration (EDE), a constrained reranking layer that operates on top of a fixed base ranker. Rather than replacing or retraining the underlying ranker, EDE is designed as a lightweight post-ranking control mechanism that introduces limited, targeted exploration while preserving high-confidence top results. </w:t>
      </w:r>
      <w:del w:id="57" w:author="Revision One" w:date="2026-09-11T18:42:00Z" w16du:dateUtc="2026-09-11T22:42:00Z">
        <w:r>
          <w:rPr>
            <w:rFonts w:ascii="Times" w:eastAsia="Times" w:hAnsi="Times" w:cs="Times"/>
            <w:sz w:val="24"/>
            <w:szCs w:val="24"/>
          </w:rPr>
          <w:delText xml:space="preserve">This design prioritizes deployment viability: EDE makes only small modifications to the provided list, primarily through conservative tail reranking based on real-time click signals. </w:delText>
        </w:r>
      </w:del>
      <w:r>
        <w:rPr>
          <w:rFonts w:ascii="Times" w:eastAsia="Times" w:hAnsi="Times" w:cs="Times"/>
          <w:sz w:val="24"/>
          <w:szCs w:val="24"/>
        </w:rPr>
        <w:t xml:space="preserve">EDE uses two </w:t>
      </w:r>
      <w:del w:id="58" w:author="Revision One" w:date="2026-09-11T18:42:00Z" w16du:dateUtc="2026-09-11T22:42:00Z">
        <w:r>
          <w:rPr>
            <w:rFonts w:ascii="Times" w:eastAsia="Times" w:hAnsi="Times" w:cs="Times"/>
            <w:sz w:val="24"/>
            <w:szCs w:val="24"/>
          </w:rPr>
          <w:delText xml:space="preserve">complementary </w:delText>
        </w:r>
      </w:del>
      <w:r>
        <w:rPr>
          <w:rFonts w:ascii="Times" w:eastAsia="Times" w:hAnsi="Times" w:cs="Times"/>
          <w:sz w:val="24"/>
          <w:szCs w:val="24"/>
        </w:rPr>
        <w:t xml:space="preserve">signals for cold-start exploration: click entropy, which captures </w:t>
      </w:r>
      <w:del w:id="59" w:author="Revision One" w:date="2026-09-11T18:42:00Z" w16du:dateUtc="2026-09-11T22:42:00Z">
        <w:r>
          <w:rPr>
            <w:rFonts w:ascii="Times" w:eastAsia="Times" w:hAnsi="Times" w:cs="Times"/>
            <w:sz w:val="24"/>
            <w:szCs w:val="24"/>
          </w:rPr>
          <w:delText>user-side uncertainty</w:delText>
        </w:r>
      </w:del>
      <w:ins w:id="60" w:author="Revision One" w:date="2026-09-11T18:42:00Z" w16du:dateUtc="2026-09-11T22:42:00Z">
        <w:r>
          <w:rPr>
            <w:rFonts w:ascii="Times" w:eastAsia="Times" w:hAnsi="Times" w:cs="Times"/>
            <w:sz w:val="24"/>
            <w:szCs w:val="24"/>
          </w:rPr>
          <w:t>variability in recent, online-available click outcomes</w:t>
        </w:r>
      </w:ins>
      <w:r>
        <w:rPr>
          <w:rFonts w:ascii="Times" w:eastAsia="Times" w:hAnsi="Times" w:cs="Times"/>
          <w:sz w:val="24"/>
          <w:szCs w:val="24"/>
        </w:rPr>
        <w:t xml:space="preserve">, and novelty, which favors items with limited </w:t>
      </w:r>
      <w:del w:id="61" w:author="Revision One" w:date="2026-09-11T18:42:00Z" w16du:dateUtc="2026-09-11T22:42:00Z">
        <w:r>
          <w:rPr>
            <w:rFonts w:ascii="Times" w:eastAsia="Times" w:hAnsi="Times" w:cs="Times"/>
            <w:sz w:val="24"/>
            <w:szCs w:val="24"/>
          </w:rPr>
          <w:delText xml:space="preserve">recent </w:delText>
        </w:r>
      </w:del>
      <w:r>
        <w:rPr>
          <w:rFonts w:ascii="Times" w:eastAsia="Times" w:hAnsi="Times" w:cs="Times"/>
          <w:sz w:val="24"/>
          <w:szCs w:val="24"/>
        </w:rPr>
        <w:t xml:space="preserve">exposure. By combining these signals, EDE allocates exposure toward </w:t>
      </w:r>
      <w:del w:id="62" w:author="Revision One" w:date="2026-09-11T18:42:00Z" w16du:dateUtc="2026-09-11T22:42:00Z">
        <w:r>
          <w:rPr>
            <w:rFonts w:ascii="Times" w:eastAsia="Times" w:hAnsi="Times" w:cs="Times"/>
            <w:sz w:val="24"/>
            <w:szCs w:val="24"/>
          </w:rPr>
          <w:delText>uncertain but potentially relevant new</w:delText>
        </w:r>
      </w:del>
      <w:ins w:id="63" w:author="Revision One" w:date="2026-09-11T18:42:00Z" w16du:dateUtc="2026-09-11T22:42:00Z">
        <w:r>
          <w:rPr>
            <w:rFonts w:ascii="Times" w:eastAsia="Times" w:hAnsi="Times" w:cs="Times"/>
            <w:sz w:val="24"/>
            <w:szCs w:val="24"/>
          </w:rPr>
          <w:t>low-exposure</w:t>
        </w:r>
      </w:ins>
      <w:r>
        <w:rPr>
          <w:rFonts w:ascii="Times" w:eastAsia="Times" w:hAnsi="Times" w:cs="Times"/>
          <w:sz w:val="24"/>
          <w:szCs w:val="24"/>
        </w:rPr>
        <w:t xml:space="preserve"> items, while using </w:t>
      </w:r>
      <w:del w:id="64" w:author="Revision One" w:date="2026-09-11T18:42:00Z" w16du:dateUtc="2026-09-11T22:42:00Z">
        <w:r>
          <w:rPr>
            <w:rFonts w:ascii="Times" w:eastAsia="Times" w:hAnsi="Times" w:cs="Times"/>
            <w:sz w:val="24"/>
            <w:szCs w:val="24"/>
          </w:rPr>
          <w:delText>a short grace period</w:delText>
        </w:r>
      </w:del>
      <w:ins w:id="65" w:author="Revision One" w:date="2026-09-11T18:42:00Z" w16du:dateUtc="2026-09-11T22:42:00Z">
        <w:r>
          <w:rPr>
            <w:rFonts w:ascii="Times" w:eastAsia="Times" w:hAnsi="Times" w:cs="Times"/>
            <w:sz w:val="24"/>
            <w:szCs w:val="24"/>
          </w:rPr>
          <w:t>smooth exposure-dependent entropy weighting</w:t>
        </w:r>
      </w:ins>
      <w:r>
        <w:rPr>
          <w:rFonts w:ascii="Times" w:eastAsia="Times" w:hAnsi="Times" w:cs="Times"/>
          <w:sz w:val="24"/>
          <w:szCs w:val="24"/>
        </w:rPr>
        <w:t xml:space="preserve"> to avoid reacting too strongly to extremely sparse early feedback. Crucially, EDE enforces two explicit </w:t>
      </w:r>
      <w:del w:id="66" w:author="Revision One" w:date="2026-09-11T18:42:00Z" w16du:dateUtc="2026-09-11T22:42:00Z">
        <w:r>
          <w:rPr>
            <w:rFonts w:ascii="Times" w:eastAsia="Times" w:hAnsi="Times" w:cs="Times"/>
            <w:sz w:val="24"/>
            <w:szCs w:val="24"/>
          </w:rPr>
          <w:delText>safety</w:delText>
        </w:r>
      </w:del>
      <w:ins w:id="67" w:author="Revision One" w:date="2026-09-11T18:42:00Z" w16du:dateUtc="2026-09-11T22:42:00Z">
        <w:r>
          <w:rPr>
            <w:rFonts w:ascii="Times" w:eastAsia="Times" w:hAnsi="Times" w:cs="Times"/>
            <w:sz w:val="24"/>
            <w:szCs w:val="24"/>
          </w:rPr>
          <w:t>structural</w:t>
        </w:r>
      </w:ins>
      <w:r>
        <w:rPr>
          <w:rFonts w:ascii="Times" w:eastAsia="Times" w:hAnsi="Times" w:cs="Times"/>
          <w:sz w:val="24"/>
          <w:szCs w:val="24"/>
        </w:rPr>
        <w:t xml:space="preserve"> constraints: a safe prefix that preserves the top-m results from the base ranker, and a candidate-gating mechanism that restricts exploration to a controlled pool before items can enter higher-ranked positions. </w:t>
      </w:r>
      <w:del w:id="68" w:author="Revision One" w:date="2026-09-11T18:42:00Z" w16du:dateUtc="2026-09-11T22:42:00Z">
        <w:r>
          <w:rPr>
            <w:rFonts w:ascii="Times" w:eastAsia="Times" w:hAnsi="Times" w:cs="Times"/>
            <w:sz w:val="24"/>
            <w:szCs w:val="24"/>
          </w:rPr>
          <w:delText>Together, these mechanisms ensure that exploration occurs under explicit minimal-disruption constraints</w:delText>
        </w:r>
      </w:del>
      <w:ins w:id="69" w:author="Revision One" w:date="2026-09-11T18:42:00Z" w16du:dateUtc="2026-09-11T22:42:00Z">
        <w:r>
          <w:rPr>
            <w:rFonts w:ascii="Times" w:eastAsia="Times" w:hAnsi="Times" w:cs="Times"/>
            <w:sz w:val="24"/>
            <w:szCs w:val="24"/>
          </w:rPr>
          <w:t>These constraints preserve the prefix but do not guarantee an NDCG bound</w:t>
        </w:r>
      </w:ins>
      <w:r>
        <w:rPr>
          <w:rFonts w:ascii="Times" w:eastAsia="Times" w:hAnsi="Times" w:cs="Times"/>
          <w:sz w:val="24"/>
          <w:szCs w:val="24"/>
        </w:rPr>
        <w:t>.</w:t>
      </w:r>
    </w:p>
    <w:p w14:paraId="5F4FCCB3" w14:textId="77777777" w:rsidR="00D56233" w:rsidRDefault="00D56233">
      <w:pPr>
        <w:spacing w:line="240" w:lineRule="auto"/>
        <w:rPr>
          <w:rFonts w:ascii="Times" w:eastAsia="Times" w:hAnsi="Times" w:cs="Times"/>
          <w:sz w:val="24"/>
          <w:szCs w:val="24"/>
        </w:rPr>
      </w:pPr>
    </w:p>
    <w:p w14:paraId="136CDBAD" w14:textId="77777777" w:rsidR="00D56233" w:rsidRDefault="004141C4">
      <w:pPr>
        <w:spacing w:line="240" w:lineRule="auto"/>
        <w:rPr>
          <w:rFonts w:ascii="Times" w:eastAsia="Times" w:hAnsi="Times" w:cs="Times"/>
          <w:sz w:val="24"/>
          <w:szCs w:val="24"/>
        </w:rPr>
      </w:pPr>
      <w:del w:id="70" w:author="Revision One" w:date="2026-09-11T18:42:00Z" w16du:dateUtc="2026-09-11T22:42:00Z">
        <w:r>
          <w:rPr>
            <w:rFonts w:ascii="Times" w:eastAsia="Times" w:hAnsi="Times" w:cs="Times"/>
            <w:sz w:val="24"/>
            <w:szCs w:val="24"/>
          </w:rPr>
          <w:delText xml:space="preserve">The key novelty of </w:delText>
        </w:r>
      </w:del>
      <w:r>
        <w:rPr>
          <w:rFonts w:ascii="Times" w:eastAsia="Times" w:hAnsi="Times" w:cs="Times"/>
          <w:sz w:val="24"/>
          <w:szCs w:val="24"/>
        </w:rPr>
        <w:t xml:space="preserve">EDE </w:t>
      </w:r>
      <w:del w:id="71" w:author="Revision One" w:date="2026-09-11T18:42:00Z" w16du:dateUtc="2026-09-11T22:42:00Z">
        <w:r>
          <w:rPr>
            <w:rFonts w:ascii="Times" w:eastAsia="Times" w:hAnsi="Times" w:cs="Times"/>
            <w:sz w:val="24"/>
            <w:szCs w:val="24"/>
          </w:rPr>
          <w:delText>is therefore not merely its</w:delText>
        </w:r>
      </w:del>
      <w:ins w:id="72" w:author="Revision One" w:date="2026-09-11T18:42:00Z" w16du:dateUtc="2026-09-11T22:42:00Z">
        <w:r>
          <w:rPr>
            <w:rFonts w:ascii="Times" w:eastAsia="Times" w:hAnsi="Times" w:cs="Times"/>
            <w:sz w:val="24"/>
            <w:szCs w:val="24"/>
          </w:rPr>
          <w:t>evaluates an empirical combination of click</w:t>
        </w:r>
      </w:ins>
      <w:r>
        <w:rPr>
          <w:rFonts w:ascii="Times" w:eastAsia="Times" w:hAnsi="Times" w:cs="Times"/>
          <w:sz w:val="24"/>
          <w:szCs w:val="24"/>
        </w:rPr>
        <w:t xml:space="preserve"> entropy</w:t>
      </w:r>
      <w:del w:id="73" w:author="Revision One" w:date="2026-09-11T18:42:00Z" w16du:dateUtc="2026-09-11T22:42:00Z">
        <w:r>
          <w:rPr>
            <w:rFonts w:ascii="Times" w:eastAsia="Times" w:hAnsi="Times" w:cs="Times"/>
            <w:sz w:val="24"/>
            <w:szCs w:val="24"/>
          </w:rPr>
          <w:delText>-based exploration score, but its formulation as a low-risk reranking control layer that can be attached to an existing ranking system to improve cold-start exposure without materially disrupting user-facing ranking quality. Unlike prior online learning-to-rank methods that primarily optimize learning efficiency through continued exploration,</w:delText>
        </w:r>
      </w:del>
      <w:ins w:id="74" w:author="Revision One" w:date="2026-09-11T18:42:00Z" w16du:dateUtc="2026-09-11T22:42:00Z">
        <w:r>
          <w:rPr>
            <w:rFonts w:ascii="Times" w:eastAsia="Times" w:hAnsi="Times" w:cs="Times"/>
            <w:sz w:val="24"/>
            <w:szCs w:val="24"/>
          </w:rPr>
          <w:t>, novelty, prefix preservation and candidate gating.</w:t>
        </w:r>
      </w:ins>
      <w:r>
        <w:rPr>
          <w:rFonts w:ascii="Times" w:eastAsia="Times" w:hAnsi="Times" w:cs="Times"/>
          <w:sz w:val="24"/>
          <w:szCs w:val="24"/>
        </w:rPr>
        <w:t xml:space="preserve"> EDE is designed for scenarios in which a production ranker already exists and only limited, </w:t>
      </w:r>
      <w:del w:id="75" w:author="Revision One" w:date="2026-09-11T18:42:00Z" w16du:dateUtc="2026-09-11T22:42:00Z">
        <w:r>
          <w:rPr>
            <w:rFonts w:ascii="Times" w:eastAsia="Times" w:hAnsi="Times" w:cs="Times"/>
            <w:sz w:val="24"/>
            <w:szCs w:val="24"/>
          </w:rPr>
          <w:delText>carefully bounded</w:delText>
        </w:r>
      </w:del>
      <w:ins w:id="76" w:author="Revision One" w:date="2026-09-11T18:42:00Z" w16du:dateUtc="2026-09-11T22:42:00Z">
        <w:r>
          <w:rPr>
            <w:rFonts w:ascii="Times" w:eastAsia="Times" w:hAnsi="Times" w:cs="Times"/>
            <w:sz w:val="24"/>
            <w:szCs w:val="24"/>
          </w:rPr>
          <w:t>structurally constrained</w:t>
        </w:r>
      </w:ins>
      <w:r>
        <w:rPr>
          <w:rFonts w:ascii="Times" w:eastAsia="Times" w:hAnsi="Times" w:cs="Times"/>
          <w:sz w:val="24"/>
          <w:szCs w:val="24"/>
        </w:rPr>
        <w:t xml:space="preserve"> intervention is acceptable. Our goal is not to replace bandit-</w:t>
      </w:r>
      <w:r>
        <w:rPr>
          <w:rFonts w:ascii="Times" w:eastAsia="Times" w:hAnsi="Times" w:cs="Times"/>
          <w:sz w:val="24"/>
          <w:szCs w:val="24"/>
        </w:rPr>
        <w:t xml:space="preserve">based ranking methods, but to provide a practical bridge between static production rankers and </w:t>
      </w:r>
      <w:del w:id="77" w:author="Revision One" w:date="2026-09-11T18:42:00Z" w16du:dateUtc="2026-09-11T22:42:00Z">
        <w:r>
          <w:rPr>
            <w:rFonts w:ascii="Times" w:eastAsia="Times" w:hAnsi="Times" w:cs="Times"/>
            <w:sz w:val="24"/>
            <w:szCs w:val="24"/>
          </w:rPr>
          <w:delText>safer cold-start exploration</w:delText>
        </w:r>
      </w:del>
      <w:ins w:id="78" w:author="Revision One" w:date="2026-09-11T18:42:00Z" w16du:dateUtc="2026-09-11T22:42:00Z">
        <w:r>
          <w:rPr>
            <w:rFonts w:ascii="Times" w:eastAsia="Times" w:hAnsi="Times" w:cs="Times"/>
            <w:sz w:val="24"/>
            <w:szCs w:val="24"/>
          </w:rPr>
          <w:t>constrained cold-start exploration. Safe exploration of previously unranked items (Shiino et al., 2023) and exposure-based risk minimization (Gupta et al., 2023) overlap with this goal; EDE does not claim their guarantees</w:t>
        </w:r>
      </w:ins>
      <w:r>
        <w:rPr>
          <w:rFonts w:ascii="Times" w:eastAsia="Times" w:hAnsi="Times" w:cs="Times"/>
          <w:sz w:val="24"/>
          <w:szCs w:val="24"/>
        </w:rPr>
        <w:t>.</w:t>
      </w:r>
    </w:p>
    <w:p w14:paraId="52343DDC" w14:textId="77777777" w:rsidR="00D56233" w:rsidRDefault="00D56233">
      <w:pPr>
        <w:spacing w:line="240" w:lineRule="auto"/>
        <w:rPr>
          <w:rFonts w:ascii="Times" w:eastAsia="Times" w:hAnsi="Times" w:cs="Times"/>
          <w:sz w:val="24"/>
          <w:szCs w:val="24"/>
        </w:rPr>
      </w:pPr>
    </w:p>
    <w:p w14:paraId="3935FBBC" w14:textId="77777777" w:rsidR="00D56233" w:rsidRDefault="004141C4">
      <w:pPr>
        <w:spacing w:line="240" w:lineRule="auto"/>
        <w:rPr>
          <w:rFonts w:ascii="Times" w:eastAsia="Times" w:hAnsi="Times" w:cs="Times"/>
          <w:sz w:val="24"/>
          <w:szCs w:val="24"/>
        </w:rPr>
      </w:pPr>
      <w:r>
        <w:rPr>
          <w:rFonts w:ascii="Times" w:eastAsia="Times" w:hAnsi="Times" w:cs="Times"/>
          <w:sz w:val="24"/>
          <w:szCs w:val="24"/>
        </w:rPr>
        <w:t>Our main contributions are as follows:</w:t>
      </w:r>
    </w:p>
    <w:p w14:paraId="67073AD4" w14:textId="77777777" w:rsidR="00D56233" w:rsidRDefault="004141C4">
      <w:pPr>
        <w:numPr>
          <w:ilvl w:val="0"/>
          <w:numId w:val="1"/>
        </w:numPr>
        <w:spacing w:line="240" w:lineRule="auto"/>
        <w:rPr>
          <w:rFonts w:ascii="Times" w:eastAsia="Times" w:hAnsi="Times" w:cs="Times"/>
          <w:sz w:val="24"/>
          <w:szCs w:val="24"/>
        </w:rPr>
      </w:pPr>
      <w:r>
        <w:rPr>
          <w:rFonts w:ascii="Times" w:eastAsia="Times" w:hAnsi="Times" w:cs="Times"/>
          <w:sz w:val="24"/>
          <w:szCs w:val="24"/>
        </w:rPr>
        <w:t>We introduce EDE, a</w:t>
      </w:r>
      <w:del w:id="79" w:author="Revision One" w:date="2026-09-11T18:42:00Z" w16du:dateUtc="2026-09-11T22:42:00Z">
        <w:r>
          <w:rPr>
            <w:rFonts w:ascii="Times" w:eastAsia="Times" w:hAnsi="Times" w:cs="Times"/>
            <w:sz w:val="24"/>
            <w:szCs w:val="24"/>
          </w:rPr>
          <w:delText xml:space="preserve"> deployment-oriented</w:delText>
        </w:r>
      </w:del>
      <w:r>
        <w:rPr>
          <w:rFonts w:ascii="Times" w:eastAsia="Times" w:hAnsi="Times" w:cs="Times"/>
          <w:sz w:val="24"/>
          <w:szCs w:val="24"/>
        </w:rPr>
        <w:t xml:space="preserve"> reranking layer for cold-start ranking that operates on top of a fixed base ranker and enforces minimal-disruption exploration through a safe prefix, candidate gating, and controlled tail reranking.</w:t>
      </w:r>
    </w:p>
    <w:p w14:paraId="1B68C78F" w14:textId="77777777" w:rsidR="00D56233" w:rsidRDefault="004141C4">
      <w:pPr>
        <w:numPr>
          <w:ilvl w:val="0"/>
          <w:numId w:val="1"/>
        </w:numPr>
        <w:spacing w:line="240" w:lineRule="auto"/>
        <w:rPr>
          <w:rFonts w:ascii="Times" w:eastAsia="Times" w:hAnsi="Times" w:cs="Times"/>
          <w:sz w:val="24"/>
          <w:szCs w:val="24"/>
        </w:rPr>
      </w:pPr>
      <w:r>
        <w:rPr>
          <w:rFonts w:ascii="Times" w:eastAsia="Times" w:hAnsi="Times" w:cs="Times"/>
          <w:sz w:val="24"/>
          <w:szCs w:val="24"/>
        </w:rPr>
        <w:t xml:space="preserve">We propose an </w:t>
      </w:r>
      <w:del w:id="80" w:author="Revision One" w:date="2026-09-11T18:42:00Z" w16du:dateUtc="2026-09-11T22:42:00Z">
        <w:r>
          <w:rPr>
            <w:rFonts w:ascii="Times" w:eastAsia="Times" w:hAnsi="Times" w:cs="Times"/>
            <w:sz w:val="24"/>
            <w:szCs w:val="24"/>
          </w:rPr>
          <w:delText>uncertainty</w:delText>
        </w:r>
      </w:del>
      <w:ins w:id="81" w:author="Revision One" w:date="2026-09-11T18:42:00Z" w16du:dateUtc="2026-09-11T22:42:00Z">
        <w:r>
          <w:rPr>
            <w:rFonts w:ascii="Times" w:eastAsia="Times" w:hAnsi="Times" w:cs="Times"/>
            <w:sz w:val="24"/>
            <w:szCs w:val="24"/>
          </w:rPr>
          <w:t>entropy</w:t>
        </w:r>
      </w:ins>
      <w:r>
        <w:rPr>
          <w:rFonts w:ascii="Times" w:eastAsia="Times" w:hAnsi="Times" w:cs="Times"/>
          <w:sz w:val="24"/>
          <w:szCs w:val="24"/>
        </w:rPr>
        <w:t>- and novelty-aware exploration mechanism that combines normalized click entropy with exposure-based novelty decay to prioritize cold-start candidates without aggressive top-rank disruption.</w:t>
      </w:r>
    </w:p>
    <w:p w14:paraId="1DBC8C0C" w14:textId="77777777" w:rsidR="00D56233" w:rsidRDefault="004141C4">
      <w:pPr>
        <w:numPr>
          <w:ilvl w:val="0"/>
          <w:numId w:val="1"/>
        </w:numPr>
        <w:spacing w:line="240" w:lineRule="auto"/>
        <w:rPr>
          <w:rFonts w:ascii="Times" w:eastAsia="Times" w:hAnsi="Times" w:cs="Times"/>
          <w:sz w:val="24"/>
          <w:szCs w:val="24"/>
        </w:rPr>
      </w:pPr>
      <w:r>
        <w:rPr>
          <w:rFonts w:ascii="Times" w:eastAsia="Times" w:hAnsi="Times" w:cs="Times"/>
          <w:sz w:val="24"/>
          <w:szCs w:val="24"/>
        </w:rPr>
        <w:t xml:space="preserve">We evaluate EDE on a </w:t>
      </w:r>
      <w:del w:id="82" w:author="Revision One" w:date="2026-09-11T18:42:00Z" w16du:dateUtc="2026-09-11T22:42:00Z">
        <w:r>
          <w:rPr>
            <w:rFonts w:ascii="Times" w:eastAsia="Times" w:hAnsi="Times" w:cs="Times"/>
            <w:sz w:val="24"/>
            <w:szCs w:val="24"/>
          </w:rPr>
          <w:delText xml:space="preserve">carefully calibrated </w:delText>
        </w:r>
      </w:del>
      <w:r>
        <w:rPr>
          <w:rFonts w:ascii="Times" w:eastAsia="Times" w:hAnsi="Times" w:cs="Times"/>
          <w:sz w:val="24"/>
          <w:szCs w:val="24"/>
        </w:rPr>
        <w:t xml:space="preserve">synthetic benchmark consisting of query/document embeddings, a noisy base ranker, and multiple click models. Within this framework, we systematically vary cold-start difficulty and </w:t>
      </w:r>
      <w:del w:id="83" w:author="Revision One" w:date="2026-09-11T18:42:00Z" w16du:dateUtc="2026-09-11T22:42:00Z">
        <w:r>
          <w:rPr>
            <w:rFonts w:ascii="Times" w:eastAsia="Times" w:hAnsi="Times" w:cs="Times"/>
            <w:sz w:val="24"/>
            <w:szCs w:val="24"/>
          </w:rPr>
          <w:delText>show that EDE substantially improves</w:delText>
        </w:r>
      </w:del>
      <w:ins w:id="84" w:author="Revision One" w:date="2026-09-11T18:42:00Z" w16du:dateUtc="2026-09-11T22:42:00Z">
        <w:r>
          <w:rPr>
            <w:rFonts w:ascii="Times" w:eastAsia="Times" w:hAnsi="Times" w:cs="Times"/>
            <w:sz w:val="24"/>
            <w:szCs w:val="24"/>
          </w:rPr>
          <w:t>evaluate</w:t>
        </w:r>
      </w:ins>
      <w:r>
        <w:rPr>
          <w:rFonts w:ascii="Times" w:eastAsia="Times" w:hAnsi="Times" w:cs="Times"/>
          <w:sz w:val="24"/>
          <w:szCs w:val="24"/>
        </w:rPr>
        <w:t xml:space="preserve"> new-document discovery </w:t>
      </w:r>
      <w:del w:id="85" w:author="Revision One" w:date="2026-09-11T18:42:00Z" w16du:dateUtc="2026-09-11T22:42:00Z">
        <w:r>
          <w:rPr>
            <w:rFonts w:ascii="Times" w:eastAsia="Times" w:hAnsi="Times" w:cs="Times"/>
            <w:sz w:val="24"/>
            <w:szCs w:val="24"/>
          </w:rPr>
          <w:delText>while remaining within a small</w:delText>
        </w:r>
      </w:del>
      <w:ins w:id="86" w:author="Revision One" w:date="2026-09-11T18:42:00Z" w16du:dateUtc="2026-09-11T22:42:00Z">
        <w:r>
          <w:rPr>
            <w:rFonts w:ascii="Times" w:eastAsia="Times" w:hAnsi="Times" w:cs="Times"/>
            <w:sz w:val="24"/>
            <w:szCs w:val="24"/>
          </w:rPr>
          <w:t>and</w:t>
        </w:r>
      </w:ins>
      <w:r>
        <w:rPr>
          <w:rFonts w:ascii="Times" w:eastAsia="Times" w:hAnsi="Times" w:cs="Times"/>
          <w:sz w:val="24"/>
          <w:szCs w:val="24"/>
        </w:rPr>
        <w:t xml:space="preserve"> NDCG </w:t>
      </w:r>
      <w:del w:id="87" w:author="Revision One" w:date="2026-09-11T18:42:00Z" w16du:dateUtc="2026-09-11T22:42:00Z">
        <w:r>
          <w:rPr>
            <w:rFonts w:ascii="Times" w:eastAsia="Times" w:hAnsi="Times" w:cs="Times"/>
            <w:sz w:val="24"/>
            <w:szCs w:val="24"/>
          </w:rPr>
          <w:delText>degradation budget</w:delText>
        </w:r>
      </w:del>
      <w:ins w:id="88" w:author="Revision One" w:date="2026-09-11T18:42:00Z" w16du:dateUtc="2026-09-11T22:42:00Z">
        <w:r>
          <w:rPr>
            <w:rFonts w:ascii="Times" w:eastAsia="Times" w:hAnsi="Times" w:cs="Times"/>
            <w:sz w:val="24"/>
            <w:szCs w:val="24"/>
          </w:rPr>
          <w:t>with independent validation and test seeds</w:t>
        </w:r>
      </w:ins>
      <w:r>
        <w:rPr>
          <w:rFonts w:ascii="Times" w:eastAsia="Times" w:hAnsi="Times" w:cs="Times"/>
          <w:sz w:val="24"/>
          <w:szCs w:val="24"/>
        </w:rPr>
        <w:t>.</w:t>
      </w:r>
    </w:p>
    <w:p w14:paraId="00000025" w14:textId="77777777" w:rsidR="00CA4725" w:rsidRDefault="004141C4">
      <w:pPr>
        <w:numPr>
          <w:ilvl w:val="0"/>
          <w:numId w:val="2"/>
        </w:numPr>
        <w:spacing w:line="240" w:lineRule="auto"/>
        <w:rPr>
          <w:del w:id="89" w:author="Revision One" w:date="2026-09-11T18:42:00Z" w16du:dateUtc="2026-09-11T22:42:00Z"/>
          <w:rFonts w:ascii="Times" w:eastAsia="Times" w:hAnsi="Times" w:cs="Times"/>
          <w:sz w:val="24"/>
          <w:szCs w:val="24"/>
        </w:rPr>
      </w:pPr>
      <w:r>
        <w:rPr>
          <w:rFonts w:ascii="Times" w:eastAsia="Times" w:hAnsi="Times" w:cs="Times"/>
          <w:sz w:val="24"/>
          <w:szCs w:val="24"/>
        </w:rPr>
        <w:t xml:space="preserve">We perform </w:t>
      </w:r>
      <w:del w:id="90" w:author="Revision One" w:date="2026-09-11T18:42:00Z" w16du:dateUtc="2026-09-11T22:42:00Z">
        <w:r>
          <w:rPr>
            <w:rFonts w:ascii="Times" w:eastAsia="Times" w:hAnsi="Times" w:cs="Times"/>
            <w:sz w:val="24"/>
            <w:szCs w:val="24"/>
          </w:rPr>
          <w:delText>a conservative</w:delText>
        </w:r>
      </w:del>
      <w:ins w:id="91" w:author="Revision One" w:date="2026-09-11T18:42:00Z" w16du:dateUtc="2026-09-11T22:42:00Z">
        <w:r>
          <w:rPr>
            <w:rFonts w:ascii="Times" w:eastAsia="Times" w:hAnsi="Times" w:cs="Times"/>
            <w:sz w:val="24"/>
            <w:szCs w:val="24"/>
          </w:rPr>
          <w:t>an</w:t>
        </w:r>
      </w:ins>
      <w:r>
        <w:rPr>
          <w:rFonts w:ascii="Times" w:eastAsia="Times" w:hAnsi="Times" w:cs="Times"/>
          <w:sz w:val="24"/>
          <w:szCs w:val="24"/>
        </w:rPr>
        <w:t xml:space="preserve"> offline replay analysis using Yandex search logs (Yandex, 2013), </w:t>
      </w:r>
      <w:del w:id="92" w:author="Revision One" w:date="2026-09-11T18:42:00Z" w16du:dateUtc="2026-09-11T22:42:00Z">
        <w:r>
          <w:rPr>
            <w:rFonts w:ascii="Times" w:eastAsia="Times" w:hAnsi="Times" w:cs="Times"/>
            <w:sz w:val="24"/>
            <w:szCs w:val="24"/>
          </w:rPr>
          <w:delText>showing that under strict click-preservation filtering, EDE behaves as a stable tail-reranking policy that rarely disrupts clicked results and exhibits only small ranking changes.</w:delText>
        </w:r>
      </w:del>
    </w:p>
    <w:p w14:paraId="00000026" w14:textId="77777777" w:rsidR="00CA4725" w:rsidRDefault="00CA4725">
      <w:pPr>
        <w:spacing w:line="240" w:lineRule="auto"/>
        <w:rPr>
          <w:del w:id="93" w:author="Revision One" w:date="2026-09-11T18:42:00Z" w16du:dateUtc="2026-09-11T22:42:00Z"/>
          <w:rFonts w:ascii="Times" w:eastAsia="Times" w:hAnsi="Times" w:cs="Times"/>
          <w:sz w:val="24"/>
          <w:szCs w:val="24"/>
        </w:rPr>
      </w:pPr>
    </w:p>
    <w:p w14:paraId="65556CB1" w14:textId="77777777" w:rsidR="00D56233" w:rsidRDefault="004141C4">
      <w:pPr>
        <w:numPr>
          <w:ilvl w:val="0"/>
          <w:numId w:val="1"/>
        </w:numPr>
        <w:spacing w:line="240" w:lineRule="auto"/>
        <w:rPr>
          <w:rFonts w:ascii="Times" w:eastAsia="Times" w:hAnsi="Times" w:cs="Times"/>
          <w:sz w:val="24"/>
          <w:szCs w:val="24"/>
        </w:rPr>
      </w:pPr>
      <w:del w:id="94" w:author="Revision One" w:date="2026-09-11T18:42:00Z" w16du:dateUtc="2026-09-11T22:42:00Z">
        <w:r>
          <w:rPr>
            <w:rFonts w:ascii="Times" w:eastAsia="Times" w:hAnsi="Times" w:cs="Times"/>
            <w:sz w:val="24"/>
            <w:szCs w:val="24"/>
          </w:rPr>
          <w:delText>Across both simulation and replay settings, we show that EDE provides a practical way to improve</w:delText>
        </w:r>
      </w:del>
      <w:ins w:id="95" w:author="Revision One" w:date="2026-09-11T18:42:00Z" w16du:dateUtc="2026-09-11T22:42:00Z">
        <w:r>
          <w:rPr>
            <w:rFonts w:ascii="Times" w:eastAsia="Times" w:hAnsi="Times" w:cs="Times"/>
            <w:sz w:val="24"/>
            <w:szCs w:val="24"/>
          </w:rPr>
          <w:t>measuring displacement on logged candidates, without ground-truth</w:t>
        </w:r>
      </w:ins>
      <w:r>
        <w:rPr>
          <w:rFonts w:ascii="Times" w:eastAsia="Times" w:hAnsi="Times" w:cs="Times"/>
          <w:sz w:val="24"/>
          <w:szCs w:val="24"/>
        </w:rPr>
        <w:t xml:space="preserve"> cold-start </w:t>
      </w:r>
      <w:del w:id="96" w:author="Revision One" w:date="2026-09-11T18:42:00Z" w16du:dateUtc="2026-09-11T22:42:00Z">
        <w:r>
          <w:rPr>
            <w:rFonts w:ascii="Times" w:eastAsia="Times" w:hAnsi="Times" w:cs="Times"/>
            <w:sz w:val="24"/>
            <w:szCs w:val="24"/>
          </w:rPr>
          <w:delText>exposure while maintaining the low-disruption behavior required for realistic ranking deployments</w:delText>
        </w:r>
      </w:del>
      <w:ins w:id="97" w:author="Revision One" w:date="2026-09-11T18:42:00Z" w16du:dateUtc="2026-09-11T22:42:00Z">
        <w:r>
          <w:rPr>
            <w:rFonts w:ascii="Times" w:eastAsia="Times" w:hAnsi="Times" w:cs="Times"/>
            <w:sz w:val="24"/>
            <w:szCs w:val="24"/>
          </w:rPr>
          <w:t>labels or causal engagement estimates</w:t>
        </w:r>
      </w:ins>
      <w:r>
        <w:rPr>
          <w:rFonts w:ascii="Times" w:eastAsia="Times" w:hAnsi="Times" w:cs="Times"/>
          <w:sz w:val="24"/>
          <w:szCs w:val="24"/>
        </w:rPr>
        <w:t>.</w:t>
      </w:r>
    </w:p>
    <w:p w14:paraId="1937B552" w14:textId="77777777" w:rsidR="00D56233" w:rsidRDefault="00D56233">
      <w:pPr>
        <w:spacing w:line="240" w:lineRule="auto"/>
        <w:rPr>
          <w:ins w:id="98" w:author="Revision One" w:date="2026-09-11T18:42:00Z" w16du:dateUtc="2026-09-11T22:42:00Z"/>
          <w:rFonts w:ascii="Times" w:eastAsia="Times" w:hAnsi="Times" w:cs="Times"/>
          <w:sz w:val="24"/>
          <w:szCs w:val="24"/>
        </w:rPr>
      </w:pPr>
    </w:p>
    <w:p w14:paraId="0933B74D" w14:textId="77777777" w:rsidR="00D56233" w:rsidRDefault="00D56233">
      <w:pPr>
        <w:spacing w:line="240" w:lineRule="auto"/>
        <w:rPr>
          <w:rFonts w:ascii="Times" w:eastAsia="Times" w:hAnsi="Times" w:cs="Times"/>
          <w:sz w:val="24"/>
          <w:szCs w:val="24"/>
        </w:rPr>
      </w:pPr>
    </w:p>
    <w:p w14:paraId="200BB468" w14:textId="77777777" w:rsidR="00D56233" w:rsidRDefault="004141C4">
      <w:pPr>
        <w:spacing w:line="240" w:lineRule="auto"/>
        <w:rPr>
          <w:rFonts w:ascii="Times" w:eastAsia="Times" w:hAnsi="Times" w:cs="Times"/>
          <w:b/>
          <w:bCs/>
          <w:sz w:val="32"/>
          <w:szCs w:val="32"/>
        </w:rPr>
      </w:pPr>
      <w:r>
        <w:rPr>
          <w:rFonts w:ascii="Times" w:eastAsia="Times" w:hAnsi="Times" w:cs="Times"/>
          <w:b/>
          <w:bCs/>
          <w:sz w:val="32"/>
          <w:szCs w:val="32"/>
        </w:rPr>
        <w:t>2. Related Work</w:t>
      </w:r>
    </w:p>
    <w:p w14:paraId="7C14AC6E" w14:textId="101C0DD9" w:rsidR="00D56233" w:rsidRDefault="004141C4">
      <w:pPr>
        <w:spacing w:line="240" w:lineRule="auto"/>
        <w:rPr>
          <w:rFonts w:ascii="Times" w:eastAsia="Times" w:hAnsi="Times" w:cs="Times"/>
          <w:sz w:val="24"/>
          <w:szCs w:val="24"/>
        </w:rPr>
      </w:pPr>
      <w:r>
        <w:rPr>
          <w:rFonts w:ascii="Times" w:eastAsia="Times" w:hAnsi="Times" w:cs="Times"/>
          <w:sz w:val="24"/>
          <w:szCs w:val="24"/>
        </w:rPr>
        <w:t xml:space="preserve">The cold-start problem has been extensively studied within </w:t>
      </w:r>
      <w:del w:id="99" w:author="Revision One" w:date="2026-09-11T18:42:00Z" w16du:dateUtc="2026-09-11T22:42:00Z">
        <w:r>
          <w:rPr>
            <w:rFonts w:ascii="Times" w:eastAsia="Times" w:hAnsi="Times" w:cs="Times"/>
            <w:sz w:val="24"/>
            <w:szCs w:val="24"/>
          </w:rPr>
          <w:delText>recommender</w:delText>
        </w:r>
      </w:del>
      <w:ins w:id="100" w:author="Revision One" w:date="2026-09-11T18:42:00Z" w16du:dateUtc="2026-09-11T22:42:00Z">
        <w:r w:rsidR="00310C95">
          <w:rPr>
            <w:rFonts w:ascii="Times" w:eastAsia="Times" w:hAnsi="Times" w:cs="Times"/>
            <w:sz w:val="24"/>
            <w:szCs w:val="24"/>
          </w:rPr>
          <w:t>recommenders</w:t>
        </w:r>
      </w:ins>
      <w:r>
        <w:rPr>
          <w:rFonts w:ascii="Times" w:eastAsia="Times" w:hAnsi="Times" w:cs="Times"/>
          <w:sz w:val="24"/>
          <w:szCs w:val="24"/>
        </w:rPr>
        <w:t xml:space="preserve"> and search systems (Schein et al., 2002). In learning-to-rank for product search, new items typically lack behavioral data, resulting in lower rankings (Gupta et al., 2020; Han et al., 2022). Approaches to mitigate this include incorporating prior values for new items’ behavior signals, which introduces exploration by boosting their scores based on content or historical data. Within recommender fairness literature, Zhu et al. (2021) formalized cold-start fairness and proposed post-processing techniques to </w:t>
      </w:r>
      <w:r>
        <w:rPr>
          <w:rFonts w:ascii="Times" w:eastAsia="Times" w:hAnsi="Times" w:cs="Times"/>
          <w:sz w:val="24"/>
          <w:szCs w:val="24"/>
        </w:rPr>
        <w:t>equalize exposure of new items, noting that new-item bias persists beyond recency, such as through content biases. Broader ranking-fairness research also formalizes exposure as a key resource and investigates constraints and allocations designed to prevent systematic skew (Singh &amp; Joachims, 2018).</w:t>
      </w:r>
    </w:p>
    <w:p w14:paraId="4027F012" w14:textId="77777777" w:rsidR="00D56233" w:rsidRDefault="00D56233">
      <w:pPr>
        <w:spacing w:line="240" w:lineRule="auto"/>
        <w:rPr>
          <w:rFonts w:ascii="Times" w:eastAsia="Times" w:hAnsi="Times" w:cs="Times"/>
          <w:sz w:val="24"/>
          <w:szCs w:val="24"/>
        </w:rPr>
      </w:pPr>
    </w:p>
    <w:p w14:paraId="5731C2F8" w14:textId="71FD736B" w:rsidR="00D56233" w:rsidRDefault="004141C4">
      <w:pPr>
        <w:spacing w:line="240" w:lineRule="auto"/>
        <w:rPr>
          <w:rFonts w:ascii="Times" w:eastAsia="Times" w:hAnsi="Times" w:cs="Times"/>
          <w:sz w:val="24"/>
          <w:szCs w:val="24"/>
        </w:rPr>
      </w:pPr>
      <w:r>
        <w:rPr>
          <w:rFonts w:ascii="Times" w:eastAsia="Times" w:hAnsi="Times" w:cs="Times"/>
          <w:sz w:val="24"/>
          <w:szCs w:val="24"/>
        </w:rPr>
        <w:t>In online learning-to-rank, numerous algorithms utilize multi-armed bandit frameworks (Auer et al., 2002) coupled with click models. For instance, Cascading Bandits employs a cascade click model and provides theoretical guarantees for learning to rank under this interaction pattern (Kveton et al., 2015). TopRank proposes a practical algorithm for online stochastic ranking under a generalized click model and demonstrates strong empirical performance (Lattimore et al., 2018). These “click-model-based” bandits</w:t>
      </w:r>
      <w:r>
        <w:rPr>
          <w:rFonts w:ascii="Times" w:eastAsia="Times" w:hAnsi="Times" w:cs="Times"/>
          <w:sz w:val="24"/>
          <w:szCs w:val="24"/>
        </w:rPr>
        <w:t xml:space="preserve"> enhance rankings through online </w:t>
      </w:r>
      <w:r w:rsidR="00310C95">
        <w:rPr>
          <w:rFonts w:ascii="Times" w:eastAsia="Times" w:hAnsi="Times" w:cs="Times"/>
          <w:sz w:val="24"/>
          <w:szCs w:val="24"/>
        </w:rPr>
        <w:t>exploration</w:t>
      </w:r>
      <w:del w:id="101" w:author="Revision One" w:date="2026-09-11T18:42:00Z" w16du:dateUtc="2026-09-11T22:42:00Z">
        <w:r>
          <w:rPr>
            <w:rFonts w:ascii="Times" w:eastAsia="Times" w:hAnsi="Times" w:cs="Times"/>
            <w:sz w:val="24"/>
            <w:szCs w:val="24"/>
          </w:rPr>
          <w:delText>; however, they frequently lack safety constraints</w:delText>
        </w:r>
      </w:del>
      <w:ins w:id="102" w:author="Revision One" w:date="2026-09-11T18:42:00Z" w16du:dateUtc="2026-09-11T22:42:00Z">
        <w:r w:rsidR="00310C95">
          <w:rPr>
            <w:rFonts w:ascii="Times" w:eastAsia="Times" w:hAnsi="Times" w:cs="Times"/>
            <w:sz w:val="24"/>
            <w:szCs w:val="24"/>
          </w:rPr>
          <w:t xml:space="preserve"> but</w:t>
        </w:r>
        <w:r>
          <w:rPr>
            <w:rFonts w:ascii="Times" w:eastAsia="Times" w:hAnsi="Times" w:cs="Times"/>
            <w:sz w:val="24"/>
            <w:szCs w:val="24"/>
          </w:rPr>
          <w:t xml:space="preserve"> guarantees depend on their feedback</w:t>
        </w:r>
      </w:ins>
      <w:r>
        <w:rPr>
          <w:rFonts w:ascii="Times" w:eastAsia="Times" w:hAnsi="Times" w:cs="Times"/>
          <w:sz w:val="24"/>
          <w:szCs w:val="24"/>
        </w:rPr>
        <w:t xml:space="preserve"> and </w:t>
      </w:r>
      <w:del w:id="103" w:author="Revision One" w:date="2026-09-11T18:42:00Z" w16du:dateUtc="2026-09-11T22:42:00Z">
        <w:r>
          <w:rPr>
            <w:rFonts w:ascii="Times" w:eastAsia="Times" w:hAnsi="Times" w:cs="Times"/>
            <w:sz w:val="24"/>
            <w:szCs w:val="24"/>
          </w:rPr>
          <w:delText>can degrade user experience by prioritizing less-relevant items during exploration.</w:delText>
        </w:r>
      </w:del>
      <w:ins w:id="104" w:author="Revision One" w:date="2026-09-11T18:42:00Z" w16du:dateUtc="2026-09-11T22:42:00Z">
        <w:r>
          <w:rPr>
            <w:rFonts w:ascii="Times" w:eastAsia="Times" w:hAnsi="Times" w:cs="Times"/>
            <w:sz w:val="24"/>
            <w:szCs w:val="24"/>
          </w:rPr>
          <w:t>click-model assumptions.</w:t>
        </w:r>
      </w:ins>
      <w:r>
        <w:rPr>
          <w:rFonts w:ascii="Times" w:eastAsia="Times" w:hAnsi="Times" w:cs="Times"/>
          <w:sz w:val="24"/>
          <w:szCs w:val="24"/>
        </w:rPr>
        <w:t xml:space="preserve"> BubbleRank mitigates this issue by only swapping items with closely ranked neighbors, thereby </w:t>
      </w:r>
      <w:del w:id="105" w:author="Revision One" w:date="2026-09-11T18:42:00Z" w16du:dateUtc="2026-09-11T22:42:00Z">
        <w:r>
          <w:rPr>
            <w:rFonts w:ascii="Times" w:eastAsia="Times" w:hAnsi="Times" w:cs="Times"/>
            <w:sz w:val="24"/>
            <w:szCs w:val="24"/>
          </w:rPr>
          <w:delText>preserving the rank near</w:delText>
        </w:r>
      </w:del>
      <w:ins w:id="106" w:author="Revision One" w:date="2026-09-11T18:42:00Z" w16du:dateUtc="2026-09-11T22:42:00Z">
        <w:r>
          <w:rPr>
            <w:rFonts w:ascii="Times" w:eastAsia="Times" w:hAnsi="Times" w:cs="Times"/>
            <w:sz w:val="24"/>
            <w:szCs w:val="24"/>
          </w:rPr>
          <w:t>constraining local exploration around</w:t>
        </w:r>
      </w:ins>
      <w:r>
        <w:rPr>
          <w:rFonts w:ascii="Times" w:eastAsia="Times" w:hAnsi="Times" w:cs="Times"/>
          <w:sz w:val="24"/>
          <w:szCs w:val="24"/>
        </w:rPr>
        <w:t xml:space="preserve"> the initial base list while learning from implicit click feedback (Li et al., 2020). Our EDE approach shares the underlying principle of safe re-ranking–specifically, improving upon a warm-start ranker–but utilizes a different criterion, namely click entropy and novelty, rather than pairwise upper </w:t>
      </w:r>
      <w:del w:id="107" w:author="Revision One" w:date="2026-09-11T18:42:00Z" w16du:dateUtc="2026-09-11T22:42:00Z">
        <w:r>
          <w:rPr>
            <w:rFonts w:ascii="Times" w:eastAsia="Times" w:hAnsi="Times" w:cs="Times"/>
            <w:sz w:val="24"/>
            <w:szCs w:val="24"/>
          </w:rPr>
          <w:delText>Confidence Bound</w:delText>
        </w:r>
      </w:del>
      <w:ins w:id="108" w:author="Revision One" w:date="2026-09-11T18:42:00Z" w16du:dateUtc="2026-09-11T22:42:00Z">
        <w:r>
          <w:rPr>
            <w:rFonts w:ascii="Times" w:eastAsia="Times" w:hAnsi="Times" w:cs="Times"/>
            <w:sz w:val="24"/>
            <w:szCs w:val="24"/>
          </w:rPr>
          <w:t>confidence bounds</w:t>
        </w:r>
      </w:ins>
      <w:r>
        <w:rPr>
          <w:rFonts w:ascii="Times" w:eastAsia="Times" w:hAnsi="Times" w:cs="Times"/>
          <w:sz w:val="24"/>
          <w:szCs w:val="24"/>
        </w:rPr>
        <w:t xml:space="preserve"> (UCB). Relatedly, diversification methods introduce variety into result lists–for example, by injecting novel aspects or items–to trade </w:t>
      </w:r>
      <w:r>
        <w:rPr>
          <w:rFonts w:ascii="Times" w:eastAsia="Times" w:hAnsi="Times" w:cs="Times"/>
          <w:sz w:val="24"/>
          <w:szCs w:val="24"/>
        </w:rPr>
        <w:t>relevance for coverage (Carbonell &amp; Goldstein, 1998; Agrawal et al., 2009; Santos et al., 2010); nevertheless, these methods often do not explicitly incorporate click uncertainty signals and may not enforce a quality budget.</w:t>
      </w:r>
    </w:p>
    <w:p w14:paraId="2B119B88" w14:textId="77777777" w:rsidR="00D56233" w:rsidRDefault="00D56233">
      <w:pPr>
        <w:spacing w:line="240" w:lineRule="auto"/>
        <w:rPr>
          <w:rFonts w:ascii="Times" w:eastAsia="Times" w:hAnsi="Times" w:cs="Times"/>
          <w:sz w:val="24"/>
          <w:szCs w:val="24"/>
        </w:rPr>
      </w:pPr>
    </w:p>
    <w:p w14:paraId="5D887869" w14:textId="77777777" w:rsidR="00D56233" w:rsidRDefault="004141C4">
      <w:pPr>
        <w:rPr>
          <w:ins w:id="109" w:author="Revision One" w:date="2026-09-11T18:42:00Z" w16du:dateUtc="2026-09-11T22:42:00Z"/>
        </w:rPr>
      </w:pPr>
      <w:ins w:id="110" w:author="Revision One" w:date="2026-09-11T18:42:00Z" w16du:dateUtc="2026-09-11T22:42:00Z">
        <w:r>
          <w:t xml:space="preserve">Shiino et al. (2023) connect cold-start and safe exploration by selecting previously unranked items with KL-UCB; BubbleRank learns pairwise preferences, whereas EDE uses aggregate document counters and guarantees only prefix preservation. Exposure constraints target allocation (Singh &amp; Joachims, 2018), and diversification targets redundancy or aspects; EDE has neither a provider-group target nor a diversity objective. Item-centric exploration selects audiences for new items (Wang et al., 2025), whereas EDE </w:t>
        </w:r>
        <w:r>
          <w:t>reranks for a selected query. Stateful cascading reinforcement learning (Du et al., 2024) differs from our prescribed cascade click generator.</w:t>
        </w:r>
      </w:ins>
    </w:p>
    <w:p w14:paraId="57804356" w14:textId="7EAB53D1" w:rsidR="00D56233" w:rsidRDefault="004141C4">
      <w:pPr>
        <w:rPr>
          <w:ins w:id="111" w:author="Revision One" w:date="2026-09-11T18:42:00Z" w16du:dateUtc="2026-09-11T22:42:00Z"/>
        </w:rPr>
      </w:pPr>
      <w:ins w:id="112" w:author="Revision One" w:date="2026-09-11T18:42:00Z" w16du:dateUtc="2026-09-11T22:42:00Z">
        <w:r>
          <w:t xml:space="preserve">Counterfactual learning-to-rank corrects biased feedback using logging propensities (Swaminathan &amp; Joachims, 2015; Agarwal et al., 2019); intervention harvesting estimates examination effects from ranking variation (Fang et al., 2019). Gupta et al. (2023) regularize exposure mismatch to reduce risk. </w:t>
        </w:r>
        <w:r w:rsidR="00310C95">
          <w:t>Our unweighted replay lacks propensities and a reward model</w:t>
        </w:r>
        <w:r>
          <w:t xml:space="preserve"> so cannot provide these guarantees or doubly robust estimates.</w:t>
        </w:r>
      </w:ins>
    </w:p>
    <w:p w14:paraId="6EA4295C" w14:textId="77777777" w:rsidR="00D56233" w:rsidRDefault="004141C4">
      <w:pPr>
        <w:spacing w:line="240" w:lineRule="auto"/>
        <w:rPr>
          <w:rFonts w:ascii="Times" w:eastAsia="Times" w:hAnsi="Times" w:cs="Times"/>
          <w:sz w:val="24"/>
          <w:szCs w:val="24"/>
        </w:rPr>
      </w:pPr>
      <w:r>
        <w:rPr>
          <w:rFonts w:ascii="Times" w:eastAsia="Times" w:hAnsi="Times" w:cs="Times"/>
          <w:sz w:val="24"/>
          <w:szCs w:val="24"/>
        </w:rPr>
        <w:t xml:space="preserve">In summary, prior work has addressed the cold-start problem using methods such as feature-based priors, explicit exploration, and safe online ranking via constrained bandits (Gupta et al., 2020; Li et al., 2020). Our work differs by focusing on a lightweight re-ranking layer that can be added on top of an existing base ranker, rather than replacing it with a fully online learning system. EDE combines </w:t>
      </w:r>
      <w:del w:id="113" w:author="Revision One" w:date="2026-09-11T18:42:00Z" w16du:dateUtc="2026-09-11T22:42:00Z">
        <w:r>
          <w:rPr>
            <w:rFonts w:ascii="Times" w:eastAsia="Times" w:hAnsi="Times" w:cs="Times"/>
            <w:sz w:val="24"/>
            <w:szCs w:val="24"/>
          </w:rPr>
          <w:delText xml:space="preserve">user-side uncertainty (measured by </w:delText>
        </w:r>
      </w:del>
      <w:r>
        <w:rPr>
          <w:rFonts w:ascii="Times" w:eastAsia="Times" w:hAnsi="Times" w:cs="Times"/>
          <w:sz w:val="24"/>
          <w:szCs w:val="24"/>
        </w:rPr>
        <w:t>click entropy</w:t>
      </w:r>
      <w:del w:id="114" w:author="Revision One" w:date="2026-09-11T18:42:00Z" w16du:dateUtc="2026-09-11T22:42:00Z">
        <w:r>
          <w:rPr>
            <w:rFonts w:ascii="Times" w:eastAsia="Times" w:hAnsi="Times" w:cs="Times"/>
            <w:sz w:val="24"/>
            <w:szCs w:val="24"/>
          </w:rPr>
          <w:delText>),</w:delText>
        </w:r>
      </w:del>
      <w:ins w:id="115" w:author="Revision One" w:date="2026-09-11T18:42:00Z" w16du:dateUtc="2026-09-11T22:42:00Z">
        <w:r>
          <w:rPr>
            <w:rFonts w:ascii="Times" w:eastAsia="Times" w:hAnsi="Times" w:cs="Times"/>
            <w:sz w:val="24"/>
            <w:szCs w:val="24"/>
          </w:rPr>
          <w:t>,</w:t>
        </w:r>
      </w:ins>
      <w:r>
        <w:rPr>
          <w:rFonts w:ascii="Times" w:eastAsia="Times" w:hAnsi="Times" w:cs="Times"/>
          <w:sz w:val="24"/>
          <w:szCs w:val="24"/>
        </w:rPr>
        <w:t xml:space="preserve"> exposure-based novelty, and explicit </w:t>
      </w:r>
      <w:del w:id="116" w:author="Revision One" w:date="2026-09-11T18:42:00Z" w16du:dateUtc="2026-09-11T22:42:00Z">
        <w:r>
          <w:rPr>
            <w:rFonts w:ascii="Times" w:eastAsia="Times" w:hAnsi="Times" w:cs="Times"/>
            <w:sz w:val="24"/>
            <w:szCs w:val="24"/>
          </w:rPr>
          <w:delText>safety</w:delText>
        </w:r>
      </w:del>
      <w:ins w:id="117" w:author="Revision One" w:date="2026-09-11T18:42:00Z" w16du:dateUtc="2026-09-11T22:42:00Z">
        <w:r>
          <w:rPr>
            <w:rFonts w:ascii="Times" w:eastAsia="Times" w:hAnsi="Times" w:cs="Times"/>
            <w:sz w:val="24"/>
            <w:szCs w:val="24"/>
          </w:rPr>
          <w:t>structural</w:t>
        </w:r>
      </w:ins>
      <w:r>
        <w:rPr>
          <w:rFonts w:ascii="Times" w:eastAsia="Times" w:hAnsi="Times" w:cs="Times"/>
          <w:sz w:val="24"/>
          <w:szCs w:val="24"/>
        </w:rPr>
        <w:t xml:space="preserve"> constraints, including a protected prefix and candidate gating. This design allows limited exploration of new items while preserving high-confidence top results. </w:t>
      </w:r>
      <w:del w:id="118" w:author="Revision One" w:date="2026-09-11T18:42:00Z" w16du:dateUtc="2026-09-11T22:42:00Z">
        <w:r>
          <w:rPr>
            <w:rFonts w:ascii="Times" w:eastAsia="Times" w:hAnsi="Times" w:cs="Times"/>
            <w:sz w:val="24"/>
            <w:szCs w:val="24"/>
          </w:rPr>
          <w:delText>Therefore, the main contribution is not only the entropy-based exploration signal, but also a practical and low-risk way to improve cold-start exposure under a controlled ranking-quality budget. This framing supports clear claims about improved cold-start discovery with limited disruption to the original ranking</w:delText>
        </w:r>
      </w:del>
      <w:ins w:id="119" w:author="Revision One" w:date="2026-09-11T18:42:00Z" w16du:dateUtc="2026-09-11T22:42:00Z">
        <w:r>
          <w:rPr>
            <w:rFonts w:ascii="Times" w:eastAsia="Times" w:hAnsi="Times" w:cs="Times"/>
            <w:sz w:val="24"/>
            <w:szCs w:val="24"/>
          </w:rPr>
          <w:t>We test discovery in simulation and displacement in replay. Click entropy can reflect mixed intent, position bias or noise; it is not an estimate of epistemic relevance uncertainty</w:t>
        </w:r>
      </w:ins>
      <w:r>
        <w:rPr>
          <w:rFonts w:ascii="Times" w:eastAsia="Times" w:hAnsi="Times" w:cs="Times"/>
          <w:sz w:val="24"/>
          <w:szCs w:val="24"/>
        </w:rPr>
        <w:t>.</w:t>
      </w:r>
    </w:p>
    <w:p w14:paraId="2AD39693" w14:textId="77777777" w:rsidR="00D56233" w:rsidRDefault="004141C4">
      <w:pPr>
        <w:pStyle w:val="Heading1"/>
        <w:keepLines w:val="0"/>
        <w:spacing w:before="240" w:after="60" w:line="240" w:lineRule="auto"/>
        <w:rPr>
          <w:rFonts w:ascii="Times" w:eastAsia="Times" w:hAnsi="Times" w:cs="Times"/>
          <w:b/>
          <w:bCs/>
          <w:sz w:val="32"/>
          <w:szCs w:val="32"/>
        </w:rPr>
      </w:pPr>
      <w:bookmarkStart w:id="120" w:name="_heading=h.i8awowt30v4d" w:colFirst="0" w:colLast="0"/>
      <w:bookmarkEnd w:id="120"/>
      <w:r>
        <w:rPr>
          <w:rFonts w:ascii="Times" w:eastAsia="Times" w:hAnsi="Times" w:cs="Times"/>
          <w:b/>
          <w:bCs/>
          <w:sz w:val="32"/>
          <w:szCs w:val="32"/>
        </w:rPr>
        <w:t>3. Materials and Methods</w:t>
      </w:r>
    </w:p>
    <w:p w14:paraId="12444B77" w14:textId="77777777" w:rsidR="00D56233" w:rsidRDefault="004141C4">
      <w:pPr>
        <w:rPr>
          <w:ins w:id="121" w:author="Revision One" w:date="2026-09-11T18:42:00Z" w16du:dateUtc="2026-09-11T22:42:00Z"/>
        </w:rPr>
      </w:pPr>
      <w:ins w:id="122" w:author="Revision One" w:date="2026-09-11T18:42:00Z" w16du:dateUtc="2026-09-11T22:42:00Z">
        <w:r>
          <w:t>We describe the simulator, policy and evaluation below. Simulation supplies the direct cold-start evidence; replay measures displacement on logged candidates.</w:t>
        </w:r>
      </w:ins>
    </w:p>
    <w:p w14:paraId="610FC156" w14:textId="77777777" w:rsidR="00D56233" w:rsidRDefault="004141C4">
      <w:pPr>
        <w:pStyle w:val="Heading3"/>
        <w:keepLines w:val="0"/>
        <w:spacing w:before="240" w:after="60" w:line="240" w:lineRule="auto"/>
        <w:rPr>
          <w:rFonts w:ascii="Times" w:eastAsia="Times" w:hAnsi="Times" w:cs="Times"/>
          <w:b/>
          <w:bCs/>
          <w:color w:val="000000"/>
          <w:sz w:val="26"/>
          <w:szCs w:val="26"/>
        </w:rPr>
      </w:pPr>
      <w:bookmarkStart w:id="123" w:name="_heading=h.d3vi9qryuhmm" w:colFirst="0" w:colLast="0"/>
      <w:bookmarkEnd w:id="123"/>
      <w:r>
        <w:rPr>
          <w:rFonts w:ascii="Times" w:eastAsia="Times" w:hAnsi="Times" w:cs="Times"/>
          <w:b/>
          <w:bCs/>
          <w:color w:val="000000"/>
          <w:sz w:val="26"/>
          <w:szCs w:val="26"/>
        </w:rPr>
        <w:t>3.1. Simulation Environment</w:t>
      </w:r>
    </w:p>
    <w:p w14:paraId="3478E76B" w14:textId="0FAB2D1E" w:rsidR="00D56233" w:rsidRDefault="004141C4">
      <w:pPr>
        <w:spacing w:line="240" w:lineRule="auto"/>
        <w:rPr>
          <w:rFonts w:ascii="Times" w:eastAsia="Times" w:hAnsi="Times" w:cs="Times"/>
          <w:sz w:val="24"/>
          <w:szCs w:val="24"/>
        </w:rPr>
      </w:pPr>
      <w:r>
        <w:rPr>
          <w:rFonts w:ascii="Times" w:eastAsia="Times" w:hAnsi="Times" w:cs="Times"/>
          <w:sz w:val="24"/>
          <w:szCs w:val="24"/>
        </w:rPr>
        <w:t xml:space="preserve">We constructed a synthetic search simulator to evaluate EDE. Each query-document pair was assigned a </w:t>
      </w:r>
      <w:del w:id="124" w:author="Revision One" w:date="2026-09-11T18:42:00Z" w16du:dateUtc="2026-09-11T22:42:00Z">
        <w:r>
          <w:rPr>
            <w:rFonts w:ascii="Times" w:eastAsia="Times" w:hAnsi="Times" w:cs="Times"/>
            <w:sz w:val="24"/>
            <w:szCs w:val="24"/>
          </w:rPr>
          <w:delText xml:space="preserve">true </w:delText>
        </w:r>
      </w:del>
      <w:r>
        <w:rPr>
          <w:rFonts w:ascii="Times" w:eastAsia="Times" w:hAnsi="Times" w:cs="Times"/>
          <w:sz w:val="24"/>
          <w:szCs w:val="24"/>
        </w:rPr>
        <w:t>continuous relevance score, derived from the cosine similarity of normalized query and document embeddings, a standard approach in semantic matching (Huang et al., 2013), scaled to [0,1</w:t>
      </w:r>
      <w:del w:id="125" w:author="Revision One" w:date="2026-09-11T18:42:00Z" w16du:dateUtc="2026-09-11T22:42:00Z">
        <w:r>
          <w:rPr>
            <w:rFonts w:ascii="Times" w:eastAsia="Times" w:hAnsi="Times" w:cs="Times"/>
            <w:sz w:val="24"/>
            <w:szCs w:val="24"/>
          </w:rPr>
          <w:delText>].</w:delText>
        </w:r>
      </w:del>
      <w:ins w:id="126" w:author="Revision One" w:date="2026-09-11T18:42:00Z" w16du:dateUtc="2026-09-11T22:42:00Z">
        <w:r>
          <w:rPr>
            <w:rFonts w:ascii="Times" w:eastAsia="Times" w:hAnsi="Times" w:cs="Times"/>
            <w:sz w:val="24"/>
            <w:szCs w:val="24"/>
          </w:rPr>
          <w:t>] as r=(1+cos(q,d))/2.</w:t>
        </w:r>
      </w:ins>
      <w:r>
        <w:rPr>
          <w:rFonts w:ascii="Times" w:eastAsia="Times" w:hAnsi="Times" w:cs="Times"/>
          <w:sz w:val="24"/>
          <w:szCs w:val="24"/>
        </w:rPr>
        <w:t xml:space="preserve"> To compute evaluation metrics such as NDCG, we also generated binary relevance labels by thresholding these continuous scores. Specifically, we selected a relevance threshold </w:t>
      </w:r>
      <w:ins w:id="127" w:author="Revision One" w:date="2026-09-11T18:42:00Z" w16du:dateUtc="2026-09-11T22:42:00Z">
        <w:r>
          <w:rPr>
            <w:rFonts w:ascii="Times" w:eastAsia="Times" w:hAnsi="Times" w:cs="Times"/>
            <w:sz w:val="24"/>
            <w:szCs w:val="24"/>
          </w:rPr>
          <w:t xml:space="preserve">of 0.5 </w:t>
        </w:r>
      </w:ins>
      <w:r>
        <w:rPr>
          <w:rFonts w:ascii="Times" w:eastAsia="Times" w:hAnsi="Times" w:cs="Times"/>
          <w:sz w:val="24"/>
          <w:szCs w:val="24"/>
        </w:rPr>
        <w:t xml:space="preserve">and adjusted the top and bottom items for each query to ensure exactly </w:t>
      </w:r>
      <m:oMath>
        <m:sSub>
          <m:sSubPr>
            <m:ctrlPr>
              <w:del w:id="128" w:author="Revision One" w:date="2026-09-11T18:42:00Z" w16du:dateUtc="2026-09-11T22:42:00Z">
                <w:rPr>
                  <w:rFonts w:ascii="Times" w:eastAsia="Times" w:hAnsi="Times" w:cs="Times"/>
                  <w:sz w:val="24"/>
                  <w:szCs w:val="24"/>
                </w:rPr>
              </w:del>
            </m:ctrlPr>
          </m:sSubPr>
          <m:e>
            <m:r>
              <w:del w:id="129" w:author="Revision One" w:date="2026-09-11T18:42:00Z" w16du:dateUtc="2026-09-11T22:42:00Z">
                <w:rPr>
                  <w:rFonts w:ascii="Times" w:eastAsia="Times" w:hAnsi="Times" w:cs="Times"/>
                  <w:sz w:val="24"/>
                  <w:szCs w:val="24"/>
                </w:rPr>
                <m:t>n</m:t>
              </w:del>
            </m:r>
          </m:e>
          <m:sub>
            <m:r>
              <w:del w:id="130" w:author="Revision One" w:date="2026-09-11T18:42:00Z" w16du:dateUtc="2026-09-11T22:42:00Z">
                <w:rPr>
                  <w:rFonts w:ascii="Times" w:eastAsia="Times" w:hAnsi="Times" w:cs="Times"/>
                  <w:sz w:val="24"/>
                  <w:szCs w:val="24"/>
                </w:rPr>
                <m:t>rel</m:t>
              </w:del>
            </m:r>
          </m:sub>
        </m:sSub>
      </m:oMath>
      <w:ins w:id="131" w:author="Revision One" w:date="2026-09-11T18:42:00Z" w16du:dateUtc="2026-09-11T22:42:00Z">
        <w:r>
          <w:rPr>
            <w:rFonts w:ascii="Times" w:eastAsia="Times" w:hAnsi="Times" w:cs="Times"/>
            <w:sz w:val="24"/>
            <w:szCs w:val="24"/>
          </w:rPr>
          <w:t>n_rel=10</w:t>
        </w:r>
      </w:ins>
      <w:r>
        <w:rPr>
          <w:rFonts w:ascii="Times" w:eastAsia="Times" w:hAnsi="Times" w:cs="Times"/>
          <w:sz w:val="24"/>
          <w:szCs w:val="24"/>
        </w:rPr>
        <w:t xml:space="preserve"> relevant items per query, thereby stabilizing comparisons across random seeds.</w:t>
      </w:r>
      <w:ins w:id="132" w:author="Revision One" w:date="2026-09-11T18:42:00Z" w16du:dateUtc="2026-09-11T22:42:00Z">
        <w:r>
          <w:rPr>
            <w:rFonts w:ascii="Times" w:eastAsia="Times" w:hAnsi="Times" w:cs="Times"/>
            <w:sz w:val="24"/>
            <w:szCs w:val="24"/>
          </w:rPr>
          <w:t xml:space="preserve"> Each run uses 100 queries and 1,000 documents sampled independently in 16 dimensions from a standard normal distribution and normalized by their Euclidean norm plus 10⁻⁸. Removing the lowest relevant items or adding the highest nonrelevant items makes the adjusted labels effectively </w:t>
        </w:r>
        <w:r w:rsidR="00310C95">
          <w:rPr>
            <w:rFonts w:ascii="Times" w:eastAsia="Times" w:hAnsi="Times" w:cs="Times"/>
            <w:sz w:val="24"/>
            <w:szCs w:val="24"/>
          </w:rPr>
          <w:t>top ten</w:t>
        </w:r>
        <w:r>
          <w:rPr>
            <w:rFonts w:ascii="Times" w:eastAsia="Times" w:hAnsi="Times" w:cs="Times"/>
            <w:sz w:val="24"/>
            <w:szCs w:val="24"/>
          </w:rPr>
          <w:t xml:space="preserve"> relevance. A fixed-threshold condition without this adjustment tests naturally varying relevance counts (Section 3.4).</w:t>
        </w:r>
      </w:ins>
    </w:p>
    <w:p w14:paraId="1D52D248" w14:textId="77777777" w:rsidR="00D56233" w:rsidRDefault="00D56233">
      <w:pPr>
        <w:spacing w:line="240" w:lineRule="auto"/>
        <w:rPr>
          <w:rFonts w:ascii="Times" w:eastAsia="Times" w:hAnsi="Times" w:cs="Times"/>
          <w:sz w:val="24"/>
          <w:szCs w:val="24"/>
        </w:rPr>
      </w:pPr>
    </w:p>
    <w:p w14:paraId="0D59E8E7" w14:textId="77777777" w:rsidR="00D56233" w:rsidRDefault="004141C4">
      <w:pPr>
        <w:spacing w:line="240" w:lineRule="auto"/>
        <w:rPr>
          <w:rFonts w:ascii="Times" w:eastAsia="Times" w:hAnsi="Times" w:cs="Times"/>
          <w:sz w:val="24"/>
          <w:szCs w:val="24"/>
        </w:rPr>
      </w:pPr>
      <w:r>
        <w:rPr>
          <w:rFonts w:ascii="Times" w:eastAsia="Times" w:hAnsi="Times" w:cs="Times"/>
          <w:sz w:val="24"/>
          <w:szCs w:val="24"/>
        </w:rPr>
        <w:t xml:space="preserve">The corpus is split into older documents (available from </w:t>
      </w:r>
      <m:oMath>
        <m:r>
          <w:del w:id="133" w:author="Revision One" w:date="2026-09-11T18:42:00Z" w16du:dateUtc="2026-09-11T22:42:00Z">
            <w:rPr>
              <w:rFonts w:ascii="Times" w:eastAsia="Times" w:hAnsi="Times" w:cs="Times"/>
              <w:sz w:val="24"/>
              <w:szCs w:val="24"/>
            </w:rPr>
            <m:t>t</m:t>
          </w:del>
        </m:r>
        <m:r>
          <w:del w:id="134" w:author="Revision One" w:date="2026-09-11T18:42:00Z" w16du:dateUtc="2026-09-11T22:42:00Z">
            <w:rPr>
              <w:rFonts w:ascii="Times" w:eastAsia="Times" w:hAnsi="Times" w:cs="Times"/>
              <w:sz w:val="24"/>
              <w:szCs w:val="24"/>
            </w:rPr>
            <m:t>=0</m:t>
          </w:del>
        </m:r>
      </m:oMath>
      <w:del w:id="135" w:author="Revision One" w:date="2026-09-11T18:42:00Z" w16du:dateUtc="2026-09-11T22:42:00Z">
        <w:r>
          <w:rPr>
            <w:rFonts w:ascii="Times" w:eastAsia="Times" w:hAnsi="Times" w:cs="Times"/>
            <w:sz w:val="24"/>
            <w:szCs w:val="24"/>
          </w:rPr>
          <w:delText xml:space="preserve"> </w:delText>
        </w:r>
      </w:del>
      <w:ins w:id="136" w:author="Revision One" w:date="2026-09-11T18:42:00Z" w16du:dateUtc="2026-09-11T22:42:00Z">
        <w:r>
          <w:rPr>
            <w:rFonts w:ascii="Times" w:eastAsia="Times" w:hAnsi="Times" w:cs="Times"/>
            <w:sz w:val="24"/>
            <w:szCs w:val="24"/>
          </w:rPr>
          <w:t>t=0</w:t>
        </w:r>
      </w:ins>
      <w:r>
        <w:rPr>
          <w:rFonts w:ascii="Times" w:eastAsia="Times" w:hAnsi="Times" w:cs="Times"/>
          <w:sz w:val="24"/>
          <w:szCs w:val="24"/>
        </w:rPr>
        <w:t xml:space="preserve">) and newer documents (introduced at time </w:t>
      </w:r>
      <m:oMath>
        <m:sSub>
          <m:sSubPr>
            <m:ctrlPr>
              <w:del w:id="137" w:author="Revision One" w:date="2026-09-11T18:42:00Z" w16du:dateUtc="2026-09-11T22:42:00Z">
                <w:rPr>
                  <w:rFonts w:ascii="Times" w:eastAsia="Times" w:hAnsi="Times" w:cs="Times"/>
                  <w:sz w:val="24"/>
                  <w:szCs w:val="24"/>
                </w:rPr>
              </w:del>
            </m:ctrlPr>
          </m:sSubPr>
          <m:e>
            <m:r>
              <w:del w:id="138" w:author="Revision One" w:date="2026-09-11T18:42:00Z" w16du:dateUtc="2026-09-11T22:42:00Z">
                <w:rPr>
                  <w:rFonts w:ascii="Times" w:eastAsia="Times" w:hAnsi="Times" w:cs="Times"/>
                  <w:sz w:val="24"/>
                  <w:szCs w:val="24"/>
                </w:rPr>
                <m:t>T</m:t>
              </w:del>
            </m:r>
          </m:e>
          <m:sub>
            <m:r>
              <w:del w:id="139" w:author="Revision One" w:date="2026-09-11T18:42:00Z" w16du:dateUtc="2026-09-11T22:42:00Z">
                <w:rPr>
                  <w:rFonts w:ascii="Times" w:eastAsia="Times" w:hAnsi="Times" w:cs="Times"/>
                  <w:sz w:val="24"/>
                  <w:szCs w:val="24"/>
                </w:rPr>
                <m:t>0</m:t>
              </w:del>
            </m:r>
          </m:sub>
        </m:sSub>
      </m:oMath>
      <w:del w:id="140" w:author="Revision One" w:date="2026-09-11T18:42:00Z" w16du:dateUtc="2026-09-11T22:42:00Z">
        <w:r>
          <w:rPr>
            <w:rFonts w:ascii="Times" w:eastAsia="Times" w:hAnsi="Times" w:cs="Times"/>
            <w:sz w:val="24"/>
            <w:szCs w:val="24"/>
          </w:rPr>
          <w:delText xml:space="preserve"> </w:delText>
        </w:r>
      </w:del>
      <w:ins w:id="141" w:author="Revision One" w:date="2026-09-11T18:42:00Z" w16du:dateUtc="2026-09-11T22:42:00Z">
        <w:r>
          <w:rPr>
            <w:rFonts w:ascii="Times" w:eastAsia="Times" w:hAnsi="Times" w:cs="Times"/>
            <w:sz w:val="24"/>
            <w:szCs w:val="24"/>
          </w:rPr>
          <w:t>T₀=1,000</w:t>
        </w:r>
      </w:ins>
      <w:r>
        <w:rPr>
          <w:rFonts w:ascii="Times" w:eastAsia="Times" w:hAnsi="Times" w:cs="Times"/>
          <w:sz w:val="24"/>
          <w:szCs w:val="24"/>
        </w:rPr>
        <w:t xml:space="preserve">). We explicitly mark the last </w:t>
      </w:r>
      <m:oMath>
        <m:sSub>
          <m:sSubPr>
            <m:ctrlPr>
              <w:del w:id="142" w:author="Revision One" w:date="2026-09-11T18:42:00Z" w16du:dateUtc="2026-09-11T22:42:00Z">
                <w:rPr>
                  <w:rFonts w:ascii="Times" w:eastAsia="Times" w:hAnsi="Times" w:cs="Times"/>
                  <w:sz w:val="24"/>
                  <w:szCs w:val="24"/>
                </w:rPr>
              </w:del>
            </m:ctrlPr>
          </m:sSubPr>
          <m:e>
            <m:r>
              <w:del w:id="143" w:author="Revision One" w:date="2026-09-11T18:42:00Z" w16du:dateUtc="2026-09-11T22:42:00Z">
                <w:rPr>
                  <w:rFonts w:ascii="Times" w:eastAsia="Times" w:hAnsi="Times" w:cs="Times"/>
                  <w:sz w:val="24"/>
                  <w:szCs w:val="24"/>
                </w:rPr>
                <m:t>n</m:t>
              </w:del>
            </m:r>
          </m:e>
          <m:sub>
            <m:r>
              <w:del w:id="144" w:author="Revision One" w:date="2026-09-11T18:42:00Z" w16du:dateUtc="2026-09-11T22:42:00Z">
                <w:rPr>
                  <w:rFonts w:ascii="Times" w:eastAsia="Times" w:hAnsi="Times" w:cs="Times"/>
                  <w:sz w:val="24"/>
                  <w:szCs w:val="24"/>
                </w:rPr>
                <m:t>new</m:t>
              </w:del>
            </m:r>
          </m:sub>
        </m:sSub>
      </m:oMath>
      <w:ins w:id="145" w:author="Revision One" w:date="2026-09-11T18:42:00Z" w16du:dateUtc="2026-09-11T22:42:00Z">
        <w:r>
          <w:rPr>
            <w:rFonts w:ascii="Times" w:eastAsia="Times" w:hAnsi="Times" w:cs="Times"/>
            <w:sz w:val="24"/>
            <w:szCs w:val="24"/>
          </w:rPr>
          <w:t>n_new=200</w:t>
        </w:r>
      </w:ins>
      <w:r>
        <w:rPr>
          <w:rFonts w:ascii="Times" w:eastAsia="Times" w:hAnsi="Times" w:cs="Times"/>
          <w:sz w:val="24"/>
          <w:szCs w:val="24"/>
        </w:rPr>
        <w:t xml:space="preserve"> docs in the corpus as new. New documents have no prior impressions or clicks at </w:t>
      </w:r>
      <w:del w:id="146" w:author="Revision One" w:date="2026-09-11T18:42:00Z" w16du:dateUtc="2026-09-11T22:42:00Z">
        <w:r>
          <w:rPr>
            <w:rFonts w:ascii="Times" w:eastAsia="Times" w:hAnsi="Times" w:cs="Times"/>
            <w:sz w:val="24"/>
            <w:szCs w:val="24"/>
          </w:rPr>
          <w:delText>the start</w:delText>
        </w:r>
      </w:del>
      <w:ins w:id="147" w:author="Revision One" w:date="2026-09-11T18:42:00Z" w16du:dateUtc="2026-09-11T22:42:00Z">
        <w:r>
          <w:rPr>
            <w:rFonts w:ascii="Times" w:eastAsia="Times" w:hAnsi="Times" w:cs="Times"/>
            <w:sz w:val="24"/>
            <w:szCs w:val="24"/>
          </w:rPr>
          <w:t>arrival</w:t>
        </w:r>
      </w:ins>
      <w:r>
        <w:rPr>
          <w:rFonts w:ascii="Times" w:eastAsia="Times" w:hAnsi="Times" w:cs="Times"/>
          <w:sz w:val="24"/>
          <w:szCs w:val="24"/>
        </w:rPr>
        <w:t>, mimicking a cold-start scenario. We simulate a fixed base ranker by scoring each document with a noisy relevance score</w:t>
      </w:r>
      <w:del w:id="148" w:author="Revision One" w:date="2026-09-11T18:42:00Z" w16du:dateUtc="2026-09-11T22:42:00Z">
        <w:r>
          <w:rPr>
            <w:rFonts w:ascii="Times" w:eastAsia="Times" w:hAnsi="Times" w:cs="Times"/>
            <w:sz w:val="24"/>
            <w:szCs w:val="24"/>
          </w:rPr>
          <w:delText>:</w:delText>
        </w:r>
      </w:del>
      <w:ins w:id="149" w:author="Revision One" w:date="2026-09-11T18:42:00Z" w16du:dateUtc="2026-09-11T22:42:00Z">
        <w:r>
          <w:rPr>
            <w:rFonts w:ascii="Times" w:eastAsia="Times" w:hAnsi="Times" w:cs="Times"/>
            <w:sz w:val="24"/>
            <w:szCs w:val="24"/>
          </w:rPr>
          <w:t xml:space="preserve"> and a penalty p for new documents (Equation (1)). The horizon is T=2,000 query timesteps, with one query and ten displayed results per step. All available documents are retrieved; the legacy k=100 argument does not subsample them.</w:t>
        </w:r>
      </w:ins>
    </w:p>
    <w:p w14:paraId="4D48AA1A" w14:textId="77777777" w:rsidR="00D56233" w:rsidRDefault="004141C4">
      <w:pPr>
        <w:spacing w:after="200" w:line="240" w:lineRule="auto"/>
        <w:jc w:val="center"/>
        <w:rPr>
          <w:rFonts w:ascii="Times" w:eastAsia="Times" w:hAnsi="Times" w:cs="Times"/>
          <w:sz w:val="24"/>
          <w:szCs w:val="24"/>
        </w:rPr>
      </w:pPr>
      <m:oMath>
        <m:sSub>
          <m:sSubPr>
            <m:ctrlPr>
              <w:rPr>
                <w:rFonts w:ascii="Times" w:eastAsia="Times" w:hAnsi="Times" w:cs="Times"/>
                <w:sz w:val="24"/>
                <w:szCs w:val="24"/>
              </w:rPr>
            </m:ctrlPr>
          </m:sSubPr>
          <m:e>
            <m:r>
              <w:rPr>
                <w:rFonts w:ascii="Times" w:eastAsia="Times" w:hAnsi="Times" w:cs="Times"/>
                <w:sz w:val="24"/>
                <w:szCs w:val="24"/>
              </w:rPr>
              <m:t>s</m:t>
            </m:r>
          </m:e>
          <m:sub>
            <m:r>
              <w:rPr>
                <w:rFonts w:ascii="Times" w:eastAsia="Times" w:hAnsi="Times" w:cs="Times"/>
                <w:sz w:val="24"/>
                <w:szCs w:val="24"/>
              </w:rPr>
              <m:t>0</m:t>
            </m:r>
          </m:sub>
        </m:sSub>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m:t>
        </m:r>
        <m:r>
          <w:rPr>
            <w:rFonts w:ascii="Times" w:eastAsia="Times" w:hAnsi="Times" w:cs="Times"/>
            <w:sz w:val="24"/>
            <w:szCs w:val="24"/>
          </w:rPr>
          <m:t>true</m:t>
        </m:r>
        <m:r>
          <w:rPr>
            <w:rFonts w:ascii="Times" w:eastAsia="Times" w:hAnsi="Times" w:cs="Times"/>
            <w:sz w:val="24"/>
            <w:szCs w:val="24"/>
          </w:rPr>
          <m:t>_</m:t>
        </m:r>
        <m:r>
          <w:rPr>
            <w:rFonts w:ascii="Times" w:eastAsia="Times" w:hAnsi="Times" w:cs="Times"/>
            <w:sz w:val="24"/>
            <w:szCs w:val="24"/>
          </w:rPr>
          <m:t>relevance</m:t>
        </m:r>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m:t>
        </m:r>
        <m:r>
          <w:rPr>
            <w:rFonts w:ascii="Times" w:eastAsia="Times" w:hAnsi="Times" w:cs="Times"/>
            <w:sz w:val="24"/>
            <w:szCs w:val="24"/>
          </w:rPr>
          <m:t>ϵ</m:t>
        </m:r>
        <m:r>
          <w:del w:id="150" w:author="Revision One" w:date="2026-09-11T18:42:00Z" w16du:dateUtc="2026-09-11T22:42:00Z">
            <w:rPr>
              <w:rFonts w:ascii="Times" w:eastAsia="Times" w:hAnsi="Times" w:cs="Times"/>
              <w:sz w:val="24"/>
              <w:szCs w:val="24"/>
            </w:rPr>
            <m:t>, </m:t>
          </w:del>
        </m:r>
        <m:r>
          <w:ins w:id="151" w:author="Revision One" w:date="2026-09-11T18:42:00Z" w16du:dateUtc="2026-09-11T22:42:00Z">
            <w:rPr>
              <w:rFonts w:ascii="Times" w:eastAsia="Times" w:hAnsi="Times" w:cs="Times"/>
              <w:sz w:val="24"/>
              <w:szCs w:val="24"/>
            </w:rPr>
            <m:t>-</m:t>
          </w:ins>
        </m:r>
        <m:r>
          <w:ins w:id="152" w:author="Revision One" w:date="2026-09-11T18:42:00Z" w16du:dateUtc="2026-09-11T22:42:00Z">
            <w:rPr>
              <w:rFonts w:ascii="Times" w:eastAsia="Times" w:hAnsi="Times" w:cs="Times"/>
              <w:sz w:val="24"/>
              <w:szCs w:val="24"/>
            </w:rPr>
            <m:t>p</m:t>
          </w:ins>
        </m:r>
        <m:r>
          <w:ins w:id="153" w:author="Revision One" w:date="2026-09-11T18:42:00Z" w16du:dateUtc="2026-09-11T22:42:00Z">
            <w:rPr>
              <w:rFonts w:ascii="Times" w:eastAsia="Times" w:hAnsi="Times" w:cs="Times"/>
              <w:sz w:val="24"/>
              <w:szCs w:val="24"/>
            </w:rPr>
            <m:t xml:space="preserve"> 1[</m:t>
          </w:ins>
        </m:r>
        <m:r>
          <w:ins w:id="154" w:author="Revision One" w:date="2026-09-11T18:42:00Z" w16du:dateUtc="2026-09-11T22:42:00Z">
            <w:rPr>
              <w:rFonts w:ascii="Times" w:eastAsia="Times" w:hAnsi="Times" w:cs="Times"/>
              <w:sz w:val="24"/>
              <w:szCs w:val="24"/>
            </w:rPr>
            <m:t>d</m:t>
          </w:ins>
        </m:r>
        <m:r>
          <w:ins w:id="155" w:author="Revision One" w:date="2026-09-11T18:42:00Z" w16du:dateUtc="2026-09-11T22:42:00Z">
            <w:rPr>
              <w:rFonts w:ascii="Times" w:eastAsia="Times" w:hAnsi="Times" w:cs="Times"/>
              <w:sz w:val="24"/>
              <w:szCs w:val="24"/>
            </w:rPr>
            <m:t xml:space="preserve"> </m:t>
          </w:ins>
        </m:r>
        <m:r>
          <w:ins w:id="156" w:author="Revision One" w:date="2026-09-11T18:42:00Z" w16du:dateUtc="2026-09-11T22:42:00Z">
            <w:rPr>
              <w:rFonts w:ascii="Times" w:eastAsia="Times" w:hAnsi="Times" w:cs="Times"/>
              <w:sz w:val="24"/>
              <w:szCs w:val="24"/>
            </w:rPr>
            <m:t>is</m:t>
          </w:ins>
        </m:r>
        <m:r>
          <w:ins w:id="157" w:author="Revision One" w:date="2026-09-11T18:42:00Z" w16du:dateUtc="2026-09-11T22:42:00Z">
            <w:rPr>
              <w:rFonts w:ascii="Times" w:eastAsia="Times" w:hAnsi="Times" w:cs="Times"/>
              <w:sz w:val="24"/>
              <w:szCs w:val="24"/>
            </w:rPr>
            <m:t xml:space="preserve"> </m:t>
          </w:ins>
        </m:r>
        <m:r>
          <w:ins w:id="158" w:author="Revision One" w:date="2026-09-11T18:42:00Z" w16du:dateUtc="2026-09-11T22:42:00Z">
            <w:rPr>
              <w:rFonts w:ascii="Times" w:eastAsia="Times" w:hAnsi="Times" w:cs="Times"/>
              <w:sz w:val="24"/>
              <w:szCs w:val="24"/>
            </w:rPr>
            <m:t>new</m:t>
          </w:ins>
        </m:r>
        <m:r>
          <w:ins w:id="159" w:author="Revision One" w:date="2026-09-11T18:42:00Z" w16du:dateUtc="2026-09-11T22:42:00Z">
            <w:rPr>
              <w:rFonts w:ascii="Times" w:eastAsia="Times" w:hAnsi="Times" w:cs="Times"/>
              <w:sz w:val="24"/>
              <w:szCs w:val="24"/>
            </w:rPr>
            <m:t>], </m:t>
          </w:ins>
        </m:r>
        <m:r>
          <w:rPr>
            <w:rFonts w:ascii="Times" w:eastAsia="Times" w:hAnsi="Times" w:cs="Times"/>
            <w:sz w:val="24"/>
            <w:szCs w:val="24"/>
          </w:rPr>
          <m:t>ϵ</m:t>
        </m:r>
        <m:r>
          <w:rPr>
            <w:rFonts w:ascii="Times" w:eastAsia="Times" w:hAnsi="Times" w:cs="Times"/>
            <w:sz w:val="24"/>
            <w:szCs w:val="24"/>
          </w:rPr>
          <m:t>∼</m:t>
        </m:r>
        <m:r>
          <w:rPr>
            <w:rFonts w:ascii="Times" w:eastAsia="Times" w:hAnsi="Times" w:cs="Times"/>
            <w:sz w:val="24"/>
            <w:szCs w:val="24"/>
          </w:rPr>
          <m:t>N</m:t>
        </m:r>
        <m:d>
          <m:dPr>
            <m:ctrlPr>
              <w:rPr>
                <w:rFonts w:ascii="Times" w:eastAsia="Times" w:hAnsi="Times" w:cs="Times"/>
                <w:sz w:val="24"/>
                <w:szCs w:val="24"/>
              </w:rPr>
            </m:ctrlPr>
          </m:dPr>
          <m:e>
            <m:r>
              <w:rPr>
                <w:rFonts w:ascii="Times" w:eastAsia="Times" w:hAnsi="Times" w:cs="Times"/>
                <w:sz w:val="24"/>
                <w:szCs w:val="24"/>
              </w:rPr>
              <m:t>0,</m:t>
            </m:r>
            <m:sSup>
              <m:sSupPr>
                <m:ctrlPr>
                  <w:rPr>
                    <w:rFonts w:ascii="Times" w:eastAsia="Times" w:hAnsi="Times" w:cs="Times"/>
                    <w:sz w:val="24"/>
                    <w:szCs w:val="24"/>
                  </w:rPr>
                </m:ctrlPr>
              </m:sSupPr>
              <m:e>
                <m:r>
                  <w:rPr>
                    <w:rFonts w:ascii="Times" w:eastAsia="Times" w:hAnsi="Times" w:cs="Times"/>
                    <w:sz w:val="24"/>
                    <w:szCs w:val="24"/>
                  </w:rPr>
                  <m:t>σ</m:t>
                </m:r>
              </m:e>
              <m:sup>
                <m:r>
                  <w:rPr>
                    <w:rFonts w:ascii="Times" w:eastAsia="Times" w:hAnsi="Times" w:cs="Times"/>
                    <w:sz w:val="24"/>
                    <w:szCs w:val="24"/>
                  </w:rPr>
                  <m:t>2</m:t>
                </m:r>
              </m:sup>
            </m:sSup>
          </m:e>
        </m:d>
        <m:r>
          <w:rPr>
            <w:rFonts w:ascii="Times" w:eastAsia="Times" w:hAnsi="Times" w:cs="Times"/>
            <w:sz w:val="24"/>
            <w:szCs w:val="24"/>
          </w:rPr>
          <m:t>,</m:t>
        </m:r>
      </m:oMath>
      <w:ins w:id="160" w:author="Revision One" w:date="2026-09-11T18:42:00Z" w16du:dateUtc="2026-09-11T22:42:00Z">
        <w:r>
          <w:t xml:space="preserve">   (1)</w:t>
        </w:r>
      </w:ins>
    </w:p>
    <w:p w14:paraId="77B28C85" w14:textId="77777777" w:rsidR="00D56233" w:rsidRDefault="004141C4">
      <w:pPr>
        <w:spacing w:line="240" w:lineRule="auto"/>
        <w:rPr>
          <w:rFonts w:ascii="Times" w:eastAsia="Times" w:hAnsi="Times" w:cs="Times"/>
          <w:sz w:val="24"/>
          <w:szCs w:val="24"/>
        </w:rPr>
      </w:pPr>
      <w:del w:id="161" w:author="Revision One" w:date="2026-09-11T18:42:00Z" w16du:dateUtc="2026-09-11T22:42:00Z">
        <w:r>
          <w:rPr>
            <w:rFonts w:ascii="Times" w:eastAsia="Times" w:hAnsi="Times" w:cs="Times"/>
            <w:sz w:val="24"/>
            <w:szCs w:val="24"/>
          </w:rPr>
          <w:delText xml:space="preserve">Where noise </w:delText>
        </w:r>
      </w:del>
      <m:oMath>
        <m:r>
          <w:del w:id="162" w:author="Revision One" w:date="2026-09-11T18:42:00Z" w16du:dateUtc="2026-09-11T22:42:00Z">
            <w:rPr>
              <w:rFonts w:ascii="Cambria Math" w:hAnsi="Cambria Math"/>
            </w:rPr>
            <m:t>ϵ</m:t>
          </w:del>
        </m:r>
      </m:oMath>
      <w:del w:id="163" w:author="Revision One" w:date="2026-09-11T18:42:00Z" w16du:dateUtc="2026-09-11T22:42:00Z">
        <w:r>
          <w:rPr>
            <w:rFonts w:ascii="Times" w:eastAsia="Times" w:hAnsi="Times" w:cs="Times"/>
            <w:sz w:val="24"/>
            <w:szCs w:val="24"/>
          </w:rPr>
          <w:delText xml:space="preserve"> </w:delText>
        </w:r>
      </w:del>
      <w:ins w:id="164" w:author="Revision One" w:date="2026-09-11T18:42:00Z" w16du:dateUtc="2026-09-11T22:42:00Z">
        <w:r>
          <w:rPr>
            <w:rFonts w:ascii="Times" w:eastAsia="Times" w:hAnsi="Times" w:cs="Times"/>
            <w:sz w:val="24"/>
            <w:szCs w:val="24"/>
          </w:rPr>
          <w:t>Noise ε</w:t>
        </w:r>
      </w:ins>
      <w:r>
        <w:rPr>
          <w:rFonts w:ascii="Times" w:eastAsia="Times" w:hAnsi="Times" w:cs="Times"/>
          <w:sz w:val="24"/>
          <w:szCs w:val="24"/>
        </w:rPr>
        <w:t xml:space="preserve"> is fixed per query to control variance</w:t>
      </w:r>
      <w:del w:id="165" w:author="Revision One" w:date="2026-09-11T18:42:00Z" w16du:dateUtc="2026-09-11T22:42:00Z">
        <w:r>
          <w:rPr>
            <w:rFonts w:ascii="Times" w:eastAsia="Times" w:hAnsi="Times" w:cs="Times"/>
            <w:sz w:val="24"/>
            <w:szCs w:val="24"/>
          </w:rPr>
          <w:delText>.</w:delText>
        </w:r>
      </w:del>
      <w:ins w:id="166" w:author="Revision One" w:date="2026-09-11T18:42:00Z" w16du:dateUtc="2026-09-11T22:42:00Z">
        <w:r>
          <w:rPr>
            <w:rFonts w:ascii="Times" w:eastAsia="Times" w:hAnsi="Times" w:cs="Times"/>
            <w:sz w:val="24"/>
            <w:szCs w:val="24"/>
          </w:rPr>
          <w:t xml:space="preserve"> (standard deviation σ=0.15; seed+query_index). Here true_relevance(d) is r(q,d) for the current query.</w:t>
        </w:r>
      </w:ins>
      <w:r>
        <w:rPr>
          <w:rFonts w:ascii="Times" w:eastAsia="Times" w:hAnsi="Times" w:cs="Times"/>
          <w:sz w:val="24"/>
          <w:szCs w:val="24"/>
        </w:rPr>
        <w:t xml:space="preserve"> This </w:t>
      </w:r>
      <w:del w:id="167" w:author="Revision One" w:date="2026-09-11T18:42:00Z" w16du:dateUtc="2026-09-11T22:42:00Z">
        <w:r>
          <w:rPr>
            <w:rFonts w:ascii="Times" w:eastAsia="Times" w:hAnsi="Times" w:cs="Times"/>
            <w:sz w:val="24"/>
            <w:szCs w:val="24"/>
          </w:rPr>
          <w:delText>ranker utilizes an off-the-shelf Learning to Rank (LTR)</w:delText>
        </w:r>
      </w:del>
      <w:ins w:id="168" w:author="Revision One" w:date="2026-09-11T18:42:00Z" w16du:dateUtc="2026-09-11T22:42:00Z">
        <w:r>
          <w:rPr>
            <w:rFonts w:ascii="Times" w:eastAsia="Times" w:hAnsi="Times" w:cs="Times"/>
            <w:sz w:val="24"/>
            <w:szCs w:val="24"/>
          </w:rPr>
          <w:t>is a stationary noisy relevance</w:t>
        </w:r>
      </w:ins>
      <w:r>
        <w:rPr>
          <w:rFonts w:ascii="Times" w:eastAsia="Times" w:hAnsi="Times" w:cs="Times"/>
          <w:sz w:val="24"/>
          <w:szCs w:val="24"/>
        </w:rPr>
        <w:t xml:space="preserve"> model, </w:t>
      </w:r>
      <w:del w:id="169" w:author="Revision One" w:date="2026-09-11T18:42:00Z" w16du:dateUtc="2026-09-11T22:42:00Z">
        <w:r>
          <w:rPr>
            <w:rFonts w:ascii="Times" w:eastAsia="Times" w:hAnsi="Times" w:cs="Times"/>
            <w:sz w:val="24"/>
            <w:szCs w:val="24"/>
          </w:rPr>
          <w:delText>such as gradient boosted decision trees (Chen &amp; Guestrin, 2016), that under-ranks new items</w:delText>
        </w:r>
      </w:del>
      <w:ins w:id="170" w:author="Revision One" w:date="2026-09-11T18:42:00Z" w16du:dateUtc="2026-09-11T22:42:00Z">
        <w:r>
          <w:rPr>
            <w:rFonts w:ascii="Times" w:eastAsia="Times" w:hAnsi="Times" w:cs="Times"/>
            <w:sz w:val="24"/>
            <w:szCs w:val="24"/>
          </w:rPr>
          <w:t>not a trained LTR model. The same penalized base score is used for the baseline</w:t>
        </w:r>
      </w:ins>
      <w:r>
        <w:rPr>
          <w:rFonts w:ascii="Times" w:eastAsia="Times" w:hAnsi="Times" w:cs="Times"/>
          <w:sz w:val="24"/>
          <w:szCs w:val="24"/>
        </w:rPr>
        <w:t xml:space="preserve"> and </w:t>
      </w:r>
      <w:del w:id="171" w:author="Revision One" w:date="2026-09-11T18:42:00Z" w16du:dateUtc="2026-09-11T22:42:00Z">
        <w:r>
          <w:rPr>
            <w:rFonts w:ascii="Times" w:eastAsia="Times" w:hAnsi="Times" w:cs="Times"/>
            <w:sz w:val="24"/>
            <w:szCs w:val="24"/>
          </w:rPr>
          <w:delText>has no knowledge of clicks</w:delText>
        </w:r>
      </w:del>
      <w:ins w:id="172" w:author="Revision One" w:date="2026-09-11T18:42:00Z" w16du:dateUtc="2026-09-11T22:42:00Z">
        <w:r>
          <w:rPr>
            <w:rFonts w:ascii="Times" w:eastAsia="Times" w:hAnsi="Times" w:cs="Times"/>
            <w:sz w:val="24"/>
            <w:szCs w:val="24"/>
          </w:rPr>
          <w:t>EDE tail</w:t>
        </w:r>
      </w:ins>
      <w:r>
        <w:rPr>
          <w:rFonts w:ascii="Times" w:eastAsia="Times" w:hAnsi="Times" w:cs="Times"/>
          <w:sz w:val="24"/>
          <w:szCs w:val="24"/>
        </w:rPr>
        <w:t>.</w:t>
      </w:r>
    </w:p>
    <w:p w14:paraId="17C5CBCC" w14:textId="77777777" w:rsidR="00D56233" w:rsidRDefault="004141C4">
      <w:pPr>
        <w:pStyle w:val="Heading3"/>
        <w:keepLines w:val="0"/>
        <w:spacing w:before="240" w:after="60" w:line="240" w:lineRule="auto"/>
        <w:rPr>
          <w:rFonts w:ascii="Times" w:eastAsia="Times" w:hAnsi="Times" w:cs="Times"/>
          <w:b/>
          <w:bCs/>
          <w:color w:val="000000"/>
          <w:sz w:val="26"/>
          <w:szCs w:val="26"/>
        </w:rPr>
      </w:pPr>
      <w:bookmarkStart w:id="173" w:name="_heading=h.dmbh6aj67cup" w:colFirst="0" w:colLast="0"/>
      <w:bookmarkEnd w:id="173"/>
      <w:r>
        <w:rPr>
          <w:rFonts w:ascii="Times" w:eastAsia="Times" w:hAnsi="Times" w:cs="Times"/>
          <w:b/>
          <w:bCs/>
          <w:color w:val="000000"/>
          <w:sz w:val="26"/>
          <w:szCs w:val="26"/>
        </w:rPr>
        <w:t>3.2. Click Behavior Models</w:t>
      </w:r>
    </w:p>
    <w:p w14:paraId="1A27FFCB" w14:textId="77777777" w:rsidR="00D56233" w:rsidRDefault="004141C4">
      <w:pPr>
        <w:spacing w:line="240" w:lineRule="auto"/>
        <w:rPr>
          <w:rFonts w:ascii="Times" w:eastAsia="Times" w:hAnsi="Times" w:cs="Times"/>
          <w:sz w:val="24"/>
          <w:szCs w:val="24"/>
        </w:rPr>
      </w:pPr>
      <w:r>
        <w:rPr>
          <w:rFonts w:ascii="Times" w:eastAsia="Times" w:hAnsi="Times" w:cs="Times"/>
          <w:sz w:val="24"/>
          <w:szCs w:val="24"/>
        </w:rPr>
        <w:t xml:space="preserve">Users interact with result lists using standard click models (Chuklin et al., 2015). Our default model is a position-biased logistic model: the click probability at </w:t>
      </w:r>
      <w:ins w:id="174" w:author="Revision One" w:date="2026-09-11T18:42:00Z" w16du:dateUtc="2026-09-11T22:42:00Z">
        <w:r>
          <w:rPr>
            <w:rFonts w:ascii="Times" w:eastAsia="Times" w:hAnsi="Times" w:cs="Times"/>
            <w:sz w:val="24"/>
            <w:szCs w:val="24"/>
          </w:rPr>
          <w:t xml:space="preserve">one-based </w:t>
        </w:r>
      </w:ins>
      <w:r>
        <w:rPr>
          <w:rFonts w:ascii="Times" w:eastAsia="Times" w:hAnsi="Times" w:cs="Times"/>
          <w:sz w:val="24"/>
          <w:szCs w:val="24"/>
        </w:rPr>
        <w:t xml:space="preserve">position k for an item of </w:t>
      </w:r>
      <w:del w:id="175" w:author="Revision One" w:date="2026-09-11T18:42:00Z" w16du:dateUtc="2026-09-11T22:42:00Z">
        <w:r>
          <w:rPr>
            <w:rFonts w:ascii="Times" w:eastAsia="Times" w:hAnsi="Times" w:cs="Times"/>
            <w:sz w:val="24"/>
            <w:szCs w:val="24"/>
          </w:rPr>
          <w:delText xml:space="preserve">true </w:delText>
        </w:r>
      </w:del>
      <w:r>
        <w:rPr>
          <w:rFonts w:ascii="Times" w:eastAsia="Times" w:hAnsi="Times" w:cs="Times"/>
          <w:sz w:val="24"/>
          <w:szCs w:val="24"/>
        </w:rPr>
        <w:t>relevance r is</w:t>
      </w:r>
      <w:ins w:id="176" w:author="Revision One" w:date="2026-09-11T18:42:00Z" w16du:dateUtc="2026-09-11T22:42:00Z">
        <w:r>
          <w:rPr>
            <w:rFonts w:ascii="Times" w:eastAsia="Times" w:hAnsi="Times" w:cs="Times"/>
            <w:sz w:val="24"/>
            <w:szCs w:val="24"/>
          </w:rPr>
          <w:t xml:space="preserve"> given by Equation (2), with a=3 and b=0.35:</w:t>
        </w:r>
      </w:ins>
    </w:p>
    <w:p w14:paraId="0B8CC872" w14:textId="77777777" w:rsidR="00D56233" w:rsidRDefault="004141C4">
      <w:pPr>
        <w:spacing w:after="200" w:line="240" w:lineRule="auto"/>
        <w:jc w:val="center"/>
        <w:rPr>
          <w:rFonts w:ascii="Times" w:eastAsia="Times" w:hAnsi="Times" w:cs="Times"/>
          <w:sz w:val="24"/>
          <w:szCs w:val="24"/>
        </w:rPr>
      </w:pPr>
      <m:oMath>
        <m:r>
          <w:rPr>
            <w:rFonts w:ascii="Times" w:eastAsia="Times" w:hAnsi="Times" w:cs="Times"/>
            <w:sz w:val="24"/>
            <w:szCs w:val="24"/>
          </w:rPr>
          <m:t>P</m:t>
        </m:r>
        <m:d>
          <m:dPr>
            <m:ctrlPr>
              <w:rPr>
                <w:rFonts w:ascii="Times" w:eastAsia="Times" w:hAnsi="Times" w:cs="Times"/>
                <w:sz w:val="24"/>
                <w:szCs w:val="24"/>
              </w:rPr>
            </m:ctrlPr>
          </m:dPr>
          <m:e>
            <m:r>
              <w:rPr>
                <w:rFonts w:ascii="Times" w:eastAsia="Times" w:hAnsi="Times" w:cs="Times"/>
                <w:sz w:val="24"/>
                <w:szCs w:val="24"/>
              </w:rPr>
              <m:t>click</m:t>
            </m:r>
            <m:r>
              <w:rPr>
                <w:rFonts w:ascii="Times" w:eastAsia="Times" w:hAnsi="Times" w:cs="Times"/>
                <w:sz w:val="24"/>
                <w:szCs w:val="24"/>
              </w:rPr>
              <m:t>∣</m:t>
            </m:r>
            <m:r>
              <w:rPr>
                <w:rFonts w:ascii="Times" w:eastAsia="Times" w:hAnsi="Times" w:cs="Times"/>
                <w:sz w:val="24"/>
                <w:szCs w:val="24"/>
              </w:rPr>
              <m:t>r</m:t>
            </m:r>
            <m:r>
              <w:rPr>
                <w:rFonts w:ascii="Times" w:eastAsia="Times" w:hAnsi="Times" w:cs="Times"/>
                <w:sz w:val="24"/>
                <w:szCs w:val="24"/>
              </w:rPr>
              <m:t>,</m:t>
            </m:r>
            <m:r>
              <w:rPr>
                <w:rFonts w:ascii="Times" w:eastAsia="Times" w:hAnsi="Times" w:cs="Times"/>
                <w:sz w:val="24"/>
                <w:szCs w:val="24"/>
              </w:rPr>
              <m:t>k</m:t>
            </m:r>
          </m:e>
        </m:d>
        <m:r>
          <w:rPr>
            <w:rFonts w:ascii="Times" w:eastAsia="Times" w:hAnsi="Times" w:cs="Times"/>
            <w:sz w:val="24"/>
            <w:szCs w:val="24"/>
          </w:rPr>
          <m:t>=</m:t>
        </m:r>
        <m:r>
          <w:rPr>
            <w:rFonts w:ascii="Times" w:eastAsia="Times" w:hAnsi="Times" w:cs="Times"/>
            <w:sz w:val="24"/>
            <w:szCs w:val="24"/>
          </w:rPr>
          <m:t>σ</m:t>
        </m:r>
        <m:d>
          <m:dPr>
            <m:ctrlPr>
              <w:rPr>
                <w:rFonts w:ascii="Times" w:eastAsia="Times" w:hAnsi="Times" w:cs="Times"/>
                <w:sz w:val="24"/>
                <w:szCs w:val="24"/>
              </w:rPr>
            </m:ctrlPr>
          </m:dPr>
          <m:e>
            <m:r>
              <w:rPr>
                <w:rFonts w:ascii="Times" w:eastAsia="Times" w:hAnsi="Times" w:cs="Times"/>
                <w:sz w:val="24"/>
                <w:szCs w:val="24"/>
              </w:rPr>
              <m:t>a</m:t>
            </m:r>
            <m:d>
              <m:dPr>
                <m:ctrlPr>
                  <w:rPr>
                    <w:rFonts w:ascii="Times" w:eastAsia="Times" w:hAnsi="Times" w:cs="Times"/>
                    <w:sz w:val="24"/>
                    <w:szCs w:val="24"/>
                  </w:rPr>
                </m:ctrlPr>
              </m:dPr>
              <m:e>
                <m:r>
                  <w:rPr>
                    <w:rFonts w:ascii="Times" w:eastAsia="Times" w:hAnsi="Times" w:cs="Times"/>
                    <w:sz w:val="24"/>
                    <w:szCs w:val="24"/>
                  </w:rPr>
                  <m:t>r</m:t>
                </m:r>
                <m:r>
                  <w:rPr>
                    <w:rFonts w:ascii="Times" w:eastAsia="Times" w:hAnsi="Times" w:cs="Times"/>
                    <w:sz w:val="24"/>
                    <w:szCs w:val="24"/>
                  </w:rPr>
                  <m:t>-</m:t>
                </m:r>
                <m:r>
                  <w:rPr>
                    <w:rFonts w:ascii="Times" w:eastAsia="Times" w:hAnsi="Times" w:cs="Times"/>
                    <w:sz w:val="24"/>
                    <w:szCs w:val="24"/>
                  </w:rPr>
                  <m:t>0.5</m:t>
                </m:r>
              </m:e>
            </m:d>
            <m:r>
              <w:rPr>
                <w:rFonts w:ascii="Times" w:eastAsia="Times" w:hAnsi="Times" w:cs="Times"/>
                <w:sz w:val="24"/>
                <w:szCs w:val="24"/>
              </w:rPr>
              <m:t>-</m:t>
            </m:r>
            <m:r>
              <w:rPr>
                <w:rFonts w:ascii="Times" w:eastAsia="Times" w:hAnsi="Times" w:cs="Times"/>
                <w:sz w:val="24"/>
                <w:szCs w:val="24"/>
              </w:rPr>
              <m:t>b</m:t>
            </m:r>
            <m:r>
              <w:rPr>
                <w:rFonts w:ascii="Times" w:eastAsia="Times" w:hAnsi="Times" w:cs="Times"/>
                <w:sz w:val="24"/>
                <w:szCs w:val="24"/>
              </w:rPr>
              <m:t> </m:t>
            </m:r>
            <m:r>
              <w:rPr>
                <w:rFonts w:ascii="Times" w:eastAsia="Times" w:hAnsi="Times" w:cs="Times"/>
                <w:sz w:val="24"/>
                <w:szCs w:val="24"/>
              </w:rPr>
              <m:t>k</m:t>
            </m:r>
          </m:e>
        </m:d>
        <m:r>
          <w:rPr>
            <w:rFonts w:ascii="Times" w:eastAsia="Times" w:hAnsi="Times" w:cs="Times"/>
            <w:sz w:val="24"/>
            <w:szCs w:val="24"/>
          </w:rPr>
          <m:t>,</m:t>
        </m:r>
      </m:oMath>
      <w:ins w:id="177" w:author="Revision One" w:date="2026-09-11T18:42:00Z" w16du:dateUtc="2026-09-11T22:42:00Z">
        <w:r>
          <w:t xml:space="preserve">   (2)</w:t>
        </w:r>
      </w:ins>
    </w:p>
    <w:p w14:paraId="32F26BA5" w14:textId="0E418E2D" w:rsidR="00D56233" w:rsidRDefault="004141C4">
      <w:pPr>
        <w:spacing w:line="240" w:lineRule="auto"/>
        <w:rPr>
          <w:ins w:id="178" w:author="Revision One" w:date="2026-09-11T18:42:00Z" w16du:dateUtc="2026-09-11T22:42:00Z"/>
          <w:rFonts w:ascii="Times" w:eastAsia="Times" w:hAnsi="Times" w:cs="Times"/>
          <w:sz w:val="24"/>
          <w:szCs w:val="24"/>
        </w:rPr>
      </w:pPr>
      <w:del w:id="179" w:author="Revision One" w:date="2026-09-11T18:42:00Z" w16du:dateUtc="2026-09-11T22:42:00Z">
        <w:r>
          <w:rPr>
            <w:rFonts w:ascii="Times" w:eastAsia="Times" w:hAnsi="Times" w:cs="Times"/>
            <w:sz w:val="24"/>
            <w:szCs w:val="24"/>
          </w:rPr>
          <w:delText>where</w:delText>
        </w:r>
      </w:del>
      <w:ins w:id="180" w:author="Revision One" w:date="2026-09-11T18:42:00Z" w16du:dateUtc="2026-09-11T22:42:00Z">
        <w:r>
          <w:rPr>
            <w:rFonts w:ascii="Times" w:eastAsia="Times" w:hAnsi="Times" w:cs="Times"/>
            <w:sz w:val="24"/>
            <w:szCs w:val="24"/>
          </w:rPr>
          <w:t>Here</w:t>
        </w:r>
      </w:ins>
      <w:r>
        <w:rPr>
          <w:rFonts w:ascii="Times" w:eastAsia="Times" w:hAnsi="Times" w:cs="Times"/>
          <w:sz w:val="24"/>
          <w:szCs w:val="24"/>
        </w:rPr>
        <w:t xml:space="preserve"> a controls steepness and b </w:t>
      </w:r>
      <w:del w:id="181" w:author="Revision One" w:date="2026-09-11T18:42:00Z" w16du:dateUtc="2026-09-11T22:42:00Z">
        <w:r>
          <w:rPr>
            <w:rFonts w:ascii="Times" w:eastAsia="Times" w:hAnsi="Times" w:cs="Times"/>
            <w:sz w:val="24"/>
            <w:szCs w:val="24"/>
          </w:rPr>
          <w:delText>captures</w:delText>
        </w:r>
      </w:del>
      <w:ins w:id="182" w:author="Revision One" w:date="2026-09-11T18:42:00Z" w16du:dateUtc="2026-09-11T22:42:00Z">
        <w:r w:rsidR="00310C95">
          <w:rPr>
            <w:rFonts w:ascii="Times" w:eastAsia="Times" w:hAnsi="Times" w:cs="Times"/>
            <w:sz w:val="24"/>
            <w:szCs w:val="24"/>
          </w:rPr>
          <w:t>capture</w:t>
        </w:r>
      </w:ins>
      <w:r>
        <w:rPr>
          <w:rFonts w:ascii="Times" w:eastAsia="Times" w:hAnsi="Times" w:cs="Times"/>
          <w:sz w:val="24"/>
          <w:szCs w:val="24"/>
        </w:rPr>
        <w:t xml:space="preserve"> position bias</w:t>
      </w:r>
      <w:del w:id="183" w:author="Revision One" w:date="2026-09-11T18:42:00Z" w16du:dateUtc="2026-09-11T22:42:00Z">
        <w:r>
          <w:rPr>
            <w:rFonts w:ascii="Times" w:eastAsia="Times" w:hAnsi="Times" w:cs="Times"/>
            <w:sz w:val="24"/>
            <w:szCs w:val="24"/>
          </w:rPr>
          <w:delText>.</w:delText>
        </w:r>
      </w:del>
      <w:ins w:id="184" w:author="Revision One" w:date="2026-09-11T18:42:00Z" w16du:dateUtc="2026-09-11T22:42:00Z">
        <w:r>
          <w:rPr>
            <w:rFonts w:ascii="Times" w:eastAsia="Times" w:hAnsi="Times" w:cs="Times"/>
            <w:sz w:val="24"/>
            <w:szCs w:val="24"/>
          </w:rPr>
          <w:t>; σ(x)=1/(1+exp(−x)) is the logistic function.</w:t>
        </w:r>
      </w:ins>
      <w:r>
        <w:rPr>
          <w:rFonts w:ascii="Times" w:eastAsia="Times" w:hAnsi="Times" w:cs="Times"/>
          <w:sz w:val="24"/>
          <w:szCs w:val="24"/>
        </w:rPr>
        <w:t xml:space="preserve"> We also evaluated two robustness variants: a cascade model </w:t>
      </w:r>
      <w:del w:id="185" w:author="Revision One" w:date="2026-09-11T18:42:00Z" w16du:dateUtc="2026-09-11T22:42:00Z">
        <w:r>
          <w:rPr>
            <w:rFonts w:ascii="Times" w:eastAsia="Times" w:hAnsi="Times" w:cs="Times"/>
            <w:sz w:val="24"/>
            <w:szCs w:val="24"/>
          </w:rPr>
          <w:delText xml:space="preserve">(Craswell et al., 2008) </w:delText>
        </w:r>
      </w:del>
      <w:r>
        <w:rPr>
          <w:rFonts w:ascii="Times" w:eastAsia="Times" w:hAnsi="Times" w:cs="Times"/>
          <w:sz w:val="24"/>
          <w:szCs w:val="24"/>
        </w:rPr>
        <w:t xml:space="preserve">where users scan top-to-bottom and </w:t>
      </w:r>
      <w:del w:id="186" w:author="Revision One" w:date="2026-09-11T18:42:00Z" w16du:dateUtc="2026-09-11T22:42:00Z">
        <w:r>
          <w:rPr>
            <w:rFonts w:ascii="Times" w:eastAsia="Times" w:hAnsi="Times" w:cs="Times"/>
            <w:sz w:val="24"/>
            <w:szCs w:val="24"/>
          </w:rPr>
          <w:delText>click at most one item</w:delText>
        </w:r>
      </w:del>
      <w:ins w:id="187" w:author="Revision One" w:date="2026-09-11T18:42:00Z" w16du:dateUtc="2026-09-11T22:42:00Z">
        <w:r>
          <w:rPr>
            <w:rFonts w:ascii="Times" w:eastAsia="Times" w:hAnsi="Times" w:cs="Times"/>
            <w:sz w:val="24"/>
            <w:szCs w:val="24"/>
          </w:rPr>
          <w:t>stop after a click with probability 0.8, allowing multiple clicks</w:t>
        </w:r>
      </w:ins>
      <w:r>
        <w:rPr>
          <w:rFonts w:ascii="Times" w:eastAsia="Times" w:hAnsi="Times" w:cs="Times"/>
          <w:sz w:val="24"/>
          <w:szCs w:val="24"/>
        </w:rPr>
        <w:t>, and a noisy click model (</w:t>
      </w:r>
      <w:del w:id="188" w:author="Revision One" w:date="2026-09-11T18:42:00Z" w16du:dateUtc="2026-09-11T22:42:00Z">
        <w:r>
          <w:rPr>
            <w:rFonts w:ascii="Times" w:eastAsia="Times" w:hAnsi="Times" w:cs="Times"/>
            <w:sz w:val="24"/>
            <w:szCs w:val="24"/>
          </w:rPr>
          <w:delText xml:space="preserve">random clicks </w:delText>
        </w:r>
      </w:del>
      <w:r>
        <w:rPr>
          <w:rFonts w:ascii="Times" w:eastAsia="Times" w:hAnsi="Times" w:cs="Times"/>
          <w:sz w:val="24"/>
          <w:szCs w:val="24"/>
        </w:rPr>
        <w:t xml:space="preserve">with probability </w:t>
      </w:r>
      <w:del w:id="189" w:author="Revision One" w:date="2026-09-11T18:42:00Z" w16du:dateUtc="2026-09-11T22:42:00Z">
        <w:r>
          <w:rPr>
            <w:rFonts w:ascii="Times" w:eastAsia="Times" w:hAnsi="Times" w:cs="Times"/>
            <w:sz w:val="24"/>
            <w:szCs w:val="24"/>
          </w:rPr>
          <w:delText>noise). These variants help verify that EDE’s gains are not driven by a single</w:delText>
        </w:r>
      </w:del>
      <w:ins w:id="190" w:author="Revision One" w:date="2026-09-11T18:42:00Z" w16du:dateUtc="2026-09-11T22:42:00Z">
        <w:r>
          <w:rPr>
            <w:rFonts w:ascii="Times" w:eastAsia="Times" w:hAnsi="Times" w:cs="Times"/>
            <w:sz w:val="24"/>
            <w:szCs w:val="24"/>
          </w:rPr>
          <w:t>0.1, replacing the</w:t>
        </w:r>
      </w:ins>
      <w:r>
        <w:rPr>
          <w:rFonts w:ascii="Times" w:eastAsia="Times" w:hAnsi="Times" w:cs="Times"/>
          <w:sz w:val="24"/>
          <w:szCs w:val="24"/>
        </w:rPr>
        <w:t xml:space="preserve"> click</w:t>
      </w:r>
      <w:del w:id="191" w:author="Revision One" w:date="2026-09-11T18:42:00Z" w16du:dateUtc="2026-09-11T22:42:00Z">
        <w:r>
          <w:rPr>
            <w:rFonts w:ascii="Times" w:eastAsia="Times" w:hAnsi="Times" w:cs="Times"/>
            <w:sz w:val="24"/>
            <w:szCs w:val="24"/>
          </w:rPr>
          <w:delText>-</w:delText>
        </w:r>
      </w:del>
      <w:ins w:id="192" w:author="Revision One" w:date="2026-09-11T18:42:00Z" w16du:dateUtc="2026-09-11T22:42:00Z">
        <w:r>
          <w:rPr>
            <w:rFonts w:ascii="Times" w:eastAsia="Times" w:hAnsi="Times" w:cs="Times"/>
            <w:sz w:val="24"/>
            <w:szCs w:val="24"/>
          </w:rPr>
          <w:t xml:space="preserve"> vector with one uniformly chosen clicked position). Each displayed position receives a Bernoulli trial; unexamined cascade positions are recorded as displayed nonclicks. This logistic </w:t>
        </w:r>
      </w:ins>
      <w:r>
        <w:rPr>
          <w:rFonts w:ascii="Times" w:eastAsia="Times" w:hAnsi="Times" w:cs="Times"/>
          <w:sz w:val="24"/>
          <w:szCs w:val="24"/>
        </w:rPr>
        <w:t xml:space="preserve">model </w:t>
      </w:r>
      <w:del w:id="193" w:author="Revision One" w:date="2026-09-11T18:42:00Z" w16du:dateUtc="2026-09-11T22:42:00Z">
        <w:r>
          <w:rPr>
            <w:rFonts w:ascii="Times" w:eastAsia="Times" w:hAnsi="Times" w:cs="Times"/>
            <w:sz w:val="24"/>
            <w:szCs w:val="24"/>
          </w:rPr>
          <w:delText>assumption</w:delText>
        </w:r>
      </w:del>
      <w:ins w:id="194" w:author="Revision One" w:date="2026-09-11T18:42:00Z" w16du:dateUtc="2026-09-11T22:42:00Z">
        <w:r>
          <w:rPr>
            <w:rFonts w:ascii="Times" w:eastAsia="Times" w:hAnsi="Times" w:cs="Times"/>
            <w:sz w:val="24"/>
            <w:szCs w:val="24"/>
          </w:rPr>
          <w:t xml:space="preserve">is not a factorized examination estimator, and its entropy is not </w:t>
        </w:r>
        <w:r w:rsidR="00310C95">
          <w:rPr>
            <w:rFonts w:ascii="Times" w:eastAsia="Times" w:hAnsi="Times" w:cs="Times"/>
            <w:sz w:val="24"/>
            <w:szCs w:val="24"/>
          </w:rPr>
          <w:t>unbiased,</w:t>
        </w:r>
        <w:r>
          <w:rPr>
            <w:rFonts w:ascii="Times" w:eastAsia="Times" w:hAnsi="Times" w:cs="Times"/>
            <w:sz w:val="24"/>
            <w:szCs w:val="24"/>
          </w:rPr>
          <w:t xml:space="preserve"> relevance uncertainty.</w:t>
        </w:r>
      </w:ins>
    </w:p>
    <w:p w14:paraId="1918758E" w14:textId="28A6AC76" w:rsidR="00D56233" w:rsidRDefault="004141C4">
      <w:ins w:id="195" w:author="Revision One" w:date="2026-09-11T18:42:00Z" w16du:dateUtc="2026-09-11T22:42:00Z">
        <w:r>
          <w:t xml:space="preserve">Query, click, cascade-stop and policy choices use independent seed-derived streams, sharing query and click trial schedules across policies. Counters update after serving; delayed feedback postpones both counters by 50 timesteps but records first </w:t>
        </w:r>
        <w:r w:rsidR="00310C95">
          <w:t>click</w:t>
        </w:r>
        <w:r>
          <w:t xml:space="preserve"> at their event time</w:t>
        </w:r>
      </w:ins>
      <w:r>
        <w:t>.</w:t>
      </w:r>
    </w:p>
    <w:p w14:paraId="5A628F8B" w14:textId="77777777" w:rsidR="00D56233" w:rsidRDefault="004141C4">
      <w:pPr>
        <w:pStyle w:val="Heading3"/>
        <w:keepLines w:val="0"/>
        <w:spacing w:before="240" w:after="60" w:line="240" w:lineRule="auto"/>
        <w:rPr>
          <w:rFonts w:ascii="Times" w:eastAsia="Times" w:hAnsi="Times" w:cs="Times"/>
          <w:b/>
          <w:bCs/>
          <w:color w:val="000000"/>
          <w:sz w:val="26"/>
          <w:szCs w:val="26"/>
        </w:rPr>
      </w:pPr>
      <w:bookmarkStart w:id="196" w:name="_heading=h.f8un4ms0aor0" w:colFirst="0" w:colLast="0"/>
      <w:bookmarkEnd w:id="196"/>
      <w:r>
        <w:rPr>
          <w:rFonts w:ascii="Times" w:eastAsia="Times" w:hAnsi="Times" w:cs="Times"/>
          <w:b/>
          <w:bCs/>
          <w:color w:val="000000"/>
          <w:sz w:val="26"/>
          <w:szCs w:val="26"/>
        </w:rPr>
        <w:t>3.3. EDE Reranking Policy</w:t>
      </w:r>
    </w:p>
    <w:p w14:paraId="1229A1DD" w14:textId="77777777" w:rsidR="00D56233" w:rsidRDefault="004141C4">
      <w:pPr>
        <w:spacing w:line="240" w:lineRule="auto"/>
        <w:rPr>
          <w:rFonts w:ascii="Times" w:eastAsia="Times" w:hAnsi="Times" w:cs="Times"/>
          <w:sz w:val="24"/>
          <w:szCs w:val="24"/>
        </w:rPr>
      </w:pPr>
      <w:r>
        <w:rPr>
          <w:rFonts w:ascii="Times" w:eastAsia="Times" w:hAnsi="Times" w:cs="Times"/>
          <w:sz w:val="24"/>
          <w:szCs w:val="24"/>
        </w:rPr>
        <w:t xml:space="preserve">EDE maintains per-document counters for impressions </w:t>
      </w:r>
      <m:oMath>
        <m:r>
          <w:del w:id="197" w:author="Revision One" w:date="2026-09-11T18:42:00Z" w16du:dateUtc="2026-09-11T22:42:00Z">
            <w:rPr>
              <w:rFonts w:ascii="Times" w:eastAsia="Times" w:hAnsi="Times" w:cs="Times"/>
              <w:sz w:val="24"/>
              <w:szCs w:val="24"/>
            </w:rPr>
            <m:t>I</m:t>
          </w:del>
        </m:r>
        <m:r>
          <w:del w:id="198" w:author="Revision One" w:date="2026-09-11T18:42:00Z" w16du:dateUtc="2026-09-11T22:42:00Z">
            <w:rPr>
              <w:rFonts w:ascii="Times" w:eastAsia="Times" w:hAnsi="Times" w:cs="Times"/>
              <w:sz w:val="24"/>
              <w:szCs w:val="24"/>
            </w:rPr>
            <m:t>(</m:t>
          </w:del>
        </m:r>
        <m:r>
          <w:del w:id="199" w:author="Revision One" w:date="2026-09-11T18:42:00Z" w16du:dateUtc="2026-09-11T22:42:00Z">
            <w:rPr>
              <w:rFonts w:ascii="Times" w:eastAsia="Times" w:hAnsi="Times" w:cs="Times"/>
              <w:sz w:val="24"/>
              <w:szCs w:val="24"/>
            </w:rPr>
            <m:t>d</m:t>
          </w:del>
        </m:r>
        <m:r>
          <w:del w:id="200" w:author="Revision One" w:date="2026-09-11T18:42:00Z" w16du:dateUtc="2026-09-11T22:42:00Z">
            <w:rPr>
              <w:rFonts w:ascii="Times" w:eastAsia="Times" w:hAnsi="Times" w:cs="Times"/>
              <w:sz w:val="24"/>
              <w:szCs w:val="24"/>
            </w:rPr>
            <m:t>)</m:t>
          </w:del>
        </m:r>
      </m:oMath>
      <w:ins w:id="201" w:author="Revision One" w:date="2026-09-11T18:42:00Z" w16du:dateUtc="2026-09-11T22:42:00Z">
        <w:r>
          <w:rPr>
            <w:rFonts w:ascii="Times" w:eastAsia="Times" w:hAnsi="Times" w:cs="Times"/>
            <w:sz w:val="24"/>
            <w:szCs w:val="24"/>
          </w:rPr>
          <w:t>I(d)</w:t>
        </w:r>
      </w:ins>
      <w:r>
        <w:rPr>
          <w:rFonts w:ascii="Times" w:eastAsia="Times" w:hAnsi="Times" w:cs="Times"/>
          <w:sz w:val="24"/>
          <w:szCs w:val="24"/>
        </w:rPr>
        <w:t xml:space="preserve"> and clicks </w:t>
      </w:r>
      <m:oMath>
        <m:r>
          <w:del w:id="202" w:author="Revision One" w:date="2026-09-11T18:42:00Z" w16du:dateUtc="2026-09-11T22:42:00Z">
            <w:rPr>
              <w:rFonts w:ascii="Times" w:eastAsia="Times" w:hAnsi="Times" w:cs="Times"/>
              <w:sz w:val="24"/>
              <w:szCs w:val="24"/>
            </w:rPr>
            <m:t>C</m:t>
          </w:del>
        </m:r>
        <m:r>
          <w:del w:id="203" w:author="Revision One" w:date="2026-09-11T18:42:00Z" w16du:dateUtc="2026-09-11T22:42:00Z">
            <w:rPr>
              <w:rFonts w:ascii="Times" w:eastAsia="Times" w:hAnsi="Times" w:cs="Times"/>
              <w:sz w:val="24"/>
              <w:szCs w:val="24"/>
            </w:rPr>
            <m:t>(</m:t>
          </w:del>
        </m:r>
        <m:r>
          <w:del w:id="204" w:author="Revision One" w:date="2026-09-11T18:42:00Z" w16du:dateUtc="2026-09-11T22:42:00Z">
            <w:rPr>
              <w:rFonts w:ascii="Times" w:eastAsia="Times" w:hAnsi="Times" w:cs="Times"/>
              <w:sz w:val="24"/>
              <w:szCs w:val="24"/>
            </w:rPr>
            <m:t>d</m:t>
          </w:del>
        </m:r>
        <m:r>
          <w:del w:id="205" w:author="Revision One" w:date="2026-09-11T18:42:00Z" w16du:dateUtc="2026-09-11T22:42:00Z">
            <w:rPr>
              <w:rFonts w:ascii="Times" w:eastAsia="Times" w:hAnsi="Times" w:cs="Times"/>
              <w:sz w:val="24"/>
              <w:szCs w:val="24"/>
            </w:rPr>
            <m:t>)</m:t>
          </w:del>
        </m:r>
      </m:oMath>
      <w:del w:id="206" w:author="Revision One" w:date="2026-09-11T18:42:00Z" w16du:dateUtc="2026-09-11T22:42:00Z">
        <w:r>
          <w:rPr>
            <w:rFonts w:ascii="Times" w:eastAsia="Times" w:hAnsi="Times" w:cs="Times"/>
            <w:sz w:val="24"/>
            <w:szCs w:val="24"/>
          </w:rPr>
          <w:delText>,</w:delText>
        </w:r>
      </w:del>
      <w:ins w:id="207" w:author="Revision One" w:date="2026-09-11T18:42:00Z" w16du:dateUtc="2026-09-11T22:42:00Z">
        <w:r>
          <w:rPr>
            <w:rFonts w:ascii="Times" w:eastAsia="Times" w:hAnsi="Times" w:cs="Times"/>
            <w:sz w:val="24"/>
            <w:szCs w:val="24"/>
          </w:rPr>
          <w:t>C(d), aggregated across queries,</w:t>
        </w:r>
      </w:ins>
      <w:r>
        <w:rPr>
          <w:rFonts w:ascii="Times" w:eastAsia="Times" w:hAnsi="Times" w:cs="Times"/>
          <w:sz w:val="24"/>
          <w:szCs w:val="24"/>
        </w:rPr>
        <w:t xml:space="preserve"> which are updated each time the document is displayed. EDE is intentionally designed as a constrained post-ranking layer rather than a replacement for the underlying ranker. The base model remains unchanged, and EDE only applies limited reranking within a gated candidate pool outside a protected top prefix. </w:t>
      </w:r>
      <w:del w:id="208" w:author="Revision One" w:date="2026-09-11T18:42:00Z" w16du:dateUtc="2026-09-11T22:42:00Z">
        <w:r>
          <w:rPr>
            <w:rFonts w:ascii="Times" w:eastAsia="Times" w:hAnsi="Times" w:cs="Times"/>
            <w:sz w:val="24"/>
            <w:szCs w:val="24"/>
          </w:rPr>
          <w:delText xml:space="preserve">This design makes the method suitable for settings where cold-start exposure must be improved without materially altering high-confidence top results. </w:delText>
        </w:r>
      </w:del>
      <w:r>
        <w:rPr>
          <w:rFonts w:ascii="Times" w:eastAsia="Times" w:hAnsi="Times" w:cs="Times"/>
          <w:sz w:val="24"/>
          <w:szCs w:val="24"/>
        </w:rPr>
        <w:t xml:space="preserve">We estimate each document’s smoothed click-through probability using </w:t>
      </w:r>
      <w:del w:id="209" w:author="Revision One" w:date="2026-09-11T18:42:00Z" w16du:dateUtc="2026-09-11T22:42:00Z">
        <w:r>
          <w:rPr>
            <w:rFonts w:ascii="Times" w:eastAsia="Times" w:hAnsi="Times" w:cs="Times"/>
            <w:sz w:val="24"/>
            <w:szCs w:val="24"/>
          </w:rPr>
          <w:delText>Laplace</w:delText>
        </w:r>
      </w:del>
      <w:ins w:id="210" w:author="Revision One" w:date="2026-09-11T18:42:00Z" w16du:dateUtc="2026-09-11T22:42:00Z">
        <w:r>
          <w:rPr>
            <w:rFonts w:ascii="Times" w:eastAsia="Times" w:hAnsi="Times" w:cs="Times"/>
            <w:sz w:val="24"/>
            <w:szCs w:val="24"/>
          </w:rPr>
          <w:t>symmetric pseudocount</w:t>
        </w:r>
      </w:ins>
      <w:r>
        <w:rPr>
          <w:rFonts w:ascii="Times" w:eastAsia="Times" w:hAnsi="Times" w:cs="Times"/>
          <w:sz w:val="24"/>
          <w:szCs w:val="24"/>
        </w:rPr>
        <w:t xml:space="preserve"> smoothing, a standard technique for handling sparse categorical data (Manning et al., 2008), (with parameters </w:t>
      </w:r>
      <m:oMath>
        <m:r>
          <w:del w:id="211" w:author="Revision One" w:date="2026-09-11T18:42:00Z" w16du:dateUtc="2026-09-11T22:42:00Z">
            <w:rPr>
              <w:rFonts w:ascii="Cambria Math" w:hAnsi="Cambria Math"/>
            </w:rPr>
            <m:t>α</m:t>
          </w:del>
        </m:r>
      </m:oMath>
      <w:ins w:id="212" w:author="Revision One" w:date="2026-09-11T18:42:00Z" w16du:dateUtc="2026-09-11T22:42:00Z">
        <w:r>
          <w:rPr>
            <w:rFonts w:ascii="Times" w:eastAsia="Times" w:hAnsi="Times" w:cs="Times"/>
            <w:sz w:val="24"/>
            <w:szCs w:val="24"/>
          </w:rPr>
          <w:t>α</w:t>
        </w:r>
      </w:ins>
      <w:r>
        <w:rPr>
          <w:rFonts w:ascii="Times" w:eastAsia="Times" w:hAnsi="Times" w:cs="Times"/>
          <w:sz w:val="24"/>
          <w:szCs w:val="24"/>
        </w:rPr>
        <w:t xml:space="preserve"> = 0.5 for smoothed entropy and </w:t>
      </w:r>
      <m:oMath>
        <m:r>
          <w:del w:id="213" w:author="Revision One" w:date="2026-09-11T18:42:00Z" w16du:dateUtc="2026-09-11T22:42:00Z">
            <w:rPr>
              <w:rFonts w:ascii="Cambria Math" w:hAnsi="Cambria Math"/>
            </w:rPr>
            <m:t>α</m:t>
          </w:del>
        </m:r>
      </m:oMath>
      <w:ins w:id="214" w:author="Revision One" w:date="2026-09-11T18:42:00Z" w16du:dateUtc="2026-09-11T22:42:00Z">
        <w:r>
          <w:rPr>
            <w:rFonts w:ascii="Times" w:eastAsia="Times" w:hAnsi="Times" w:cs="Times"/>
            <w:sz w:val="24"/>
            <w:szCs w:val="24"/>
          </w:rPr>
          <w:t>α</w:t>
        </w:r>
      </w:ins>
      <w:r>
        <w:rPr>
          <w:rFonts w:ascii="Times" w:eastAsia="Times" w:hAnsi="Times" w:cs="Times"/>
          <w:sz w:val="24"/>
          <w:szCs w:val="24"/>
        </w:rPr>
        <w:t xml:space="preserve"> = 0 for “unsmoothed</w:t>
      </w:r>
      <w:del w:id="215" w:author="Revision One" w:date="2026-09-11T18:42:00Z" w16du:dateUtc="2026-09-11T22:42:00Z">
        <w:r>
          <w:rPr>
            <w:rFonts w:ascii="Times" w:eastAsia="Times" w:hAnsi="Times" w:cs="Times"/>
            <w:sz w:val="24"/>
            <w:szCs w:val="24"/>
          </w:rPr>
          <w:delText>”):</w:delText>
        </w:r>
      </w:del>
      <w:ins w:id="216" w:author="Revision One" w:date="2026-09-11T18:42:00Z" w16du:dateUtc="2026-09-11T22:42:00Z">
        <w:r>
          <w:rPr>
            <w:rFonts w:ascii="Times" w:eastAsia="Times" w:hAnsi="Times" w:cs="Times"/>
            <w:sz w:val="24"/>
            <w:szCs w:val="24"/>
          </w:rPr>
          <w:t>”). For α=0 and I=0, we define the probability in Equation (3) as 0.5:</w:t>
        </w:r>
      </w:ins>
    </w:p>
    <w:p w14:paraId="62335102" w14:textId="77777777" w:rsidR="00D56233" w:rsidRDefault="00D56233">
      <w:pPr>
        <w:spacing w:line="240" w:lineRule="auto"/>
        <w:rPr>
          <w:rFonts w:ascii="Times" w:eastAsia="Times" w:hAnsi="Times" w:cs="Times"/>
          <w:sz w:val="24"/>
          <w:szCs w:val="24"/>
        </w:rPr>
      </w:pPr>
    </w:p>
    <w:p w14:paraId="65B79CA1" w14:textId="77777777" w:rsidR="00D56233" w:rsidRDefault="004141C4">
      <w:pPr>
        <w:spacing w:line="240" w:lineRule="auto"/>
        <w:jc w:val="center"/>
        <w:rPr>
          <w:rFonts w:ascii="Times" w:eastAsia="Times" w:hAnsi="Times" w:cs="Times"/>
          <w:sz w:val="24"/>
          <w:szCs w:val="24"/>
        </w:rPr>
      </w:pPr>
      <w:r>
        <w:rPr>
          <w:rFonts w:ascii="Times" w:eastAsia="Times" w:hAnsi="Times" w:cs="Times"/>
          <w:sz w:val="24"/>
          <w:szCs w:val="24"/>
        </w:rPr>
        <w:t xml:space="preserve"> </w:t>
      </w:r>
      <m:oMath>
        <m:acc>
          <m:accPr>
            <m:ctrlPr>
              <w:rPr>
                <w:rFonts w:ascii="Times" w:eastAsia="Times" w:hAnsi="Times" w:cs="Times"/>
                <w:sz w:val="24"/>
                <w:szCs w:val="24"/>
              </w:rPr>
            </m:ctrlPr>
          </m:accPr>
          <m:e>
            <m:r>
              <w:rPr>
                <w:rFonts w:ascii="Times" w:eastAsia="Times" w:hAnsi="Times" w:cs="Times"/>
                <w:sz w:val="24"/>
                <w:szCs w:val="24"/>
              </w:rPr>
              <m:t>p</m:t>
            </m:r>
          </m:e>
        </m:acc>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m:t>
        </m:r>
        <m:f>
          <m:fPr>
            <m:ctrlPr>
              <w:rPr>
                <w:rFonts w:ascii="Times" w:eastAsia="Times" w:hAnsi="Times" w:cs="Times"/>
                <w:sz w:val="24"/>
                <w:szCs w:val="24"/>
              </w:rPr>
            </m:ctrlPr>
          </m:fPr>
          <m:num>
            <m:r>
              <w:rPr>
                <w:rFonts w:ascii="Times" w:eastAsia="Times" w:hAnsi="Times" w:cs="Times"/>
                <w:sz w:val="24"/>
                <w:szCs w:val="24"/>
              </w:rPr>
              <m:t>C</m:t>
            </m:r>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m:t>
            </m:r>
            <m:r>
              <w:rPr>
                <w:rFonts w:ascii="Times" w:eastAsia="Times" w:hAnsi="Times" w:cs="Times"/>
                <w:sz w:val="24"/>
                <w:szCs w:val="24"/>
              </w:rPr>
              <m:t>α</m:t>
            </m:r>
          </m:num>
          <m:den>
            <m:r>
              <w:rPr>
                <w:rFonts w:ascii="Times" w:eastAsia="Times" w:hAnsi="Times" w:cs="Times"/>
                <w:sz w:val="24"/>
                <w:szCs w:val="24"/>
              </w:rPr>
              <m:t>I</m:t>
            </m:r>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+2</m:t>
            </m:r>
            <m:r>
              <w:rPr>
                <w:rFonts w:ascii="Times" w:eastAsia="Times" w:hAnsi="Times" w:cs="Times"/>
                <w:sz w:val="24"/>
                <w:szCs w:val="24"/>
              </w:rPr>
              <m:t>α</m:t>
            </m:r>
          </m:den>
        </m:f>
      </m:oMath>
      <w:ins w:id="217" w:author="Revision One" w:date="2026-09-11T18:42:00Z" w16du:dateUtc="2026-09-11T22:42:00Z">
        <w:r>
          <w:t xml:space="preserve">   (3)</w:t>
        </w:r>
      </w:ins>
    </w:p>
    <w:p w14:paraId="5000C3B3" w14:textId="77777777" w:rsidR="00D56233" w:rsidRDefault="00D56233">
      <w:pPr>
        <w:spacing w:line="240" w:lineRule="auto"/>
        <w:rPr>
          <w:rFonts w:ascii="Times" w:eastAsia="Times" w:hAnsi="Times" w:cs="Times"/>
          <w:sz w:val="24"/>
          <w:szCs w:val="24"/>
        </w:rPr>
      </w:pPr>
    </w:p>
    <w:p w14:paraId="4860837E" w14:textId="77777777" w:rsidR="00D56233" w:rsidRDefault="004141C4">
      <w:pPr>
        <w:spacing w:line="240" w:lineRule="auto"/>
        <w:rPr>
          <w:ins w:id="218" w:author="Revision One" w:date="2026-09-11T18:42:00Z" w16du:dateUtc="2026-09-11T22:42:00Z"/>
          <w:rFonts w:ascii="Times" w:eastAsia="Times" w:hAnsi="Times" w:cs="Times"/>
          <w:sz w:val="24"/>
          <w:szCs w:val="24"/>
        </w:rPr>
      </w:pPr>
      <w:r>
        <w:rPr>
          <w:rFonts w:ascii="Times" w:eastAsia="Times" w:hAnsi="Times" w:cs="Times"/>
          <w:sz w:val="24"/>
          <w:szCs w:val="24"/>
        </w:rPr>
        <w:t xml:space="preserve">From </w:t>
      </w:r>
      <w:del w:id="219" w:author="Revision One" w:date="2026-09-11T18:42:00Z" w16du:dateUtc="2026-09-11T22:42:00Z">
        <w:r>
          <w:rPr>
            <w:rFonts w:ascii="Times" w:eastAsia="Times" w:hAnsi="Times" w:cs="Times"/>
            <w:sz w:val="24"/>
            <w:szCs w:val="24"/>
          </w:rPr>
          <w:delText>this</w:delText>
        </w:r>
      </w:del>
      <w:ins w:id="220" w:author="Revision One" w:date="2026-09-11T18:42:00Z" w16du:dateUtc="2026-09-11T22:42:00Z">
        <w:r>
          <w:rPr>
            <w:rFonts w:ascii="Times" w:eastAsia="Times" w:hAnsi="Times" w:cs="Times"/>
            <w:sz w:val="24"/>
            <w:szCs w:val="24"/>
          </w:rPr>
          <w:t>Equation (3)</w:t>
        </w:r>
      </w:ins>
      <w:r>
        <w:rPr>
          <w:rFonts w:ascii="Times" w:eastAsia="Times" w:hAnsi="Times" w:cs="Times"/>
          <w:sz w:val="24"/>
          <w:szCs w:val="24"/>
        </w:rPr>
        <w:t xml:space="preserve"> we compute binary entropy (Shannon, 1948</w:t>
      </w:r>
      <w:del w:id="221" w:author="Revision One" w:date="2026-09-11T18:42:00Z" w16du:dateUtc="2026-09-11T22:42:00Z">
        <w:r>
          <w:rPr>
            <w:rFonts w:ascii="Times" w:eastAsia="Times" w:hAnsi="Times" w:cs="Times"/>
            <w:sz w:val="24"/>
            <w:szCs w:val="24"/>
          </w:rPr>
          <w:delText xml:space="preserve">) </w:delText>
        </w:r>
      </w:del>
      <m:oMath>
        <m:r>
          <w:del w:id="222" w:author="Revision One" w:date="2026-09-11T18:42:00Z" w16du:dateUtc="2026-09-11T22:42:00Z">
            <w:rPr>
              <w:rFonts w:ascii="Times" w:eastAsia="Times" w:hAnsi="Times" w:cs="Times"/>
              <w:sz w:val="24"/>
              <w:szCs w:val="24"/>
            </w:rPr>
            <m:t>H</m:t>
          </w:del>
        </m:r>
        <m:r>
          <w:del w:id="223" w:author="Revision One" w:date="2026-09-11T18:42:00Z" w16du:dateUtc="2026-09-11T22:42:00Z">
            <w:rPr>
              <w:rFonts w:ascii="Times" w:eastAsia="Times" w:hAnsi="Times" w:cs="Times"/>
              <w:sz w:val="24"/>
              <w:szCs w:val="24"/>
            </w:rPr>
            <m:t>(</m:t>
          </w:del>
        </m:r>
        <m:r>
          <w:del w:id="224" w:author="Revision One" w:date="2026-09-11T18:42:00Z" w16du:dateUtc="2026-09-11T22:42:00Z">
            <w:rPr>
              <w:rFonts w:ascii="Times" w:eastAsia="Times" w:hAnsi="Times" w:cs="Times"/>
              <w:sz w:val="24"/>
              <w:szCs w:val="24"/>
            </w:rPr>
            <m:t>d</m:t>
          </w:del>
        </m:r>
        <m:r>
          <w:del w:id="225" w:author="Revision One" w:date="2026-09-11T18:42:00Z" w16du:dateUtc="2026-09-11T22:42:00Z">
            <w:rPr>
              <w:rFonts w:ascii="Times" w:eastAsia="Times" w:hAnsi="Times" w:cs="Times"/>
              <w:sz w:val="24"/>
              <w:szCs w:val="24"/>
            </w:rPr>
            <m:t>)=-[</m:t>
          </w:del>
        </m:r>
        <m:r>
          <w:del w:id="226" w:author="Revision One" w:date="2026-09-11T18:42:00Z" w16du:dateUtc="2026-09-11T22:42:00Z">
            <w:rPr>
              <w:rFonts w:ascii="Times" w:eastAsia="Times" w:hAnsi="Times" w:cs="Times"/>
              <w:sz w:val="24"/>
              <w:szCs w:val="24"/>
            </w:rPr>
            <m:t>p̂</m:t>
          </w:del>
        </m:r>
        <m:r>
          <w:del w:id="227" w:author="Revision One" w:date="2026-09-11T18:42:00Z" w16du:dateUtc="2026-09-11T22:42:00Z">
            <w:rPr>
              <w:rFonts w:ascii="Times" w:eastAsia="Times" w:hAnsi="Times" w:cs="Times"/>
              <w:sz w:val="24"/>
              <w:szCs w:val="24"/>
            </w:rPr>
            <m:t xml:space="preserve"> </m:t>
          </w:del>
        </m:r>
        <m:r>
          <w:del w:id="228" w:author="Revision One" w:date="2026-09-11T18:42:00Z" w16du:dateUtc="2026-09-11T22:42:00Z">
            <w:rPr>
              <w:rFonts w:ascii="Times" w:eastAsia="Times" w:hAnsi="Times" w:cs="Times"/>
              <w:sz w:val="24"/>
              <w:szCs w:val="24"/>
            </w:rPr>
            <m:t>log</m:t>
          </w:del>
        </m:r>
        <m:r>
          <w:del w:id="229" w:author="Revision One" w:date="2026-09-11T18:42:00Z" w16du:dateUtc="2026-09-11T22:42:00Z">
            <w:rPr>
              <w:rFonts w:ascii="Times" w:eastAsia="Times" w:hAnsi="Times" w:cs="Times"/>
              <w:sz w:val="24"/>
              <w:szCs w:val="24"/>
            </w:rPr>
            <m:t xml:space="preserve"> </m:t>
          </w:del>
        </m:r>
        <m:r>
          <w:del w:id="230" w:author="Revision One" w:date="2026-09-11T18:42:00Z" w16du:dateUtc="2026-09-11T22:42:00Z">
            <w:rPr>
              <w:rFonts w:ascii="Times" w:eastAsia="Times" w:hAnsi="Times" w:cs="Times"/>
              <w:sz w:val="24"/>
              <w:szCs w:val="24"/>
            </w:rPr>
            <m:t>p̂</m:t>
          </w:del>
        </m:r>
        <m:r>
          <w:del w:id="231" w:author="Revision One" w:date="2026-09-11T18:42:00Z" w16du:dateUtc="2026-09-11T22:42:00Z">
            <w:rPr>
              <w:rFonts w:ascii="Times" w:eastAsia="Times" w:hAnsi="Times" w:cs="Times"/>
              <w:sz w:val="24"/>
              <w:szCs w:val="24"/>
            </w:rPr>
            <m:t xml:space="preserve"> + (1-</m:t>
          </w:del>
        </m:r>
        <m:r>
          <w:del w:id="232" w:author="Revision One" w:date="2026-09-11T18:42:00Z" w16du:dateUtc="2026-09-11T22:42:00Z">
            <w:rPr>
              <w:rFonts w:ascii="Times" w:eastAsia="Times" w:hAnsi="Times" w:cs="Times"/>
              <w:sz w:val="24"/>
              <w:szCs w:val="24"/>
            </w:rPr>
            <m:t>p̂</m:t>
          </w:del>
        </m:r>
        <m:r>
          <w:del w:id="233" w:author="Revision One" w:date="2026-09-11T18:42:00Z" w16du:dateUtc="2026-09-11T22:42:00Z">
            <w:rPr>
              <w:rFonts w:ascii="Times" w:eastAsia="Times" w:hAnsi="Times" w:cs="Times"/>
              <w:sz w:val="24"/>
              <w:szCs w:val="24"/>
            </w:rPr>
            <m:t xml:space="preserve">) </m:t>
          </w:del>
        </m:r>
        <m:r>
          <w:del w:id="234" w:author="Revision One" w:date="2026-09-11T18:42:00Z" w16du:dateUtc="2026-09-11T22:42:00Z">
            <w:rPr>
              <w:rFonts w:ascii="Times" w:eastAsia="Times" w:hAnsi="Times" w:cs="Times"/>
              <w:sz w:val="24"/>
              <w:szCs w:val="24"/>
            </w:rPr>
            <m:t>log</m:t>
          </w:del>
        </m:r>
        <m:r>
          <w:del w:id="235" w:author="Revision One" w:date="2026-09-11T18:42:00Z" w16du:dateUtc="2026-09-11T22:42:00Z">
            <w:rPr>
              <w:rFonts w:ascii="Times" w:eastAsia="Times" w:hAnsi="Times" w:cs="Times"/>
              <w:sz w:val="24"/>
              <w:szCs w:val="24"/>
            </w:rPr>
            <m:t>(1-</m:t>
          </w:del>
        </m:r>
        <m:r>
          <w:del w:id="236" w:author="Revision One" w:date="2026-09-11T18:42:00Z" w16du:dateUtc="2026-09-11T22:42:00Z">
            <w:rPr>
              <w:rFonts w:ascii="Times" w:eastAsia="Times" w:hAnsi="Times" w:cs="Times"/>
              <w:sz w:val="24"/>
              <w:szCs w:val="24"/>
            </w:rPr>
            <m:t>p̂</m:t>
          </w:del>
        </m:r>
        <m:r>
          <w:del w:id="237" w:author="Revision One" w:date="2026-09-11T18:42:00Z" w16du:dateUtc="2026-09-11T22:42:00Z">
            <w:rPr>
              <w:rFonts w:ascii="Times" w:eastAsia="Times" w:hAnsi="Times" w:cs="Times"/>
              <w:sz w:val="24"/>
              <w:szCs w:val="24"/>
            </w:rPr>
            <m:t>)]</m:t>
          </w:del>
        </m:r>
      </m:oMath>
      <w:del w:id="238" w:author="Revision One" w:date="2026-09-11T18:42:00Z" w16du:dateUtc="2026-09-11T22:42:00Z">
        <w:r>
          <w:rPr>
            <w:rFonts w:ascii="Times" w:eastAsia="Times" w:hAnsi="Times" w:cs="Times"/>
            <w:sz w:val="24"/>
            <w:szCs w:val="24"/>
          </w:rPr>
          <w:delText xml:space="preserve"> ,</w:delText>
        </w:r>
      </w:del>
      <w:ins w:id="239" w:author="Revision One" w:date="2026-09-11T18:42:00Z" w16du:dateUtc="2026-09-11T22:42:00Z">
        <w:r>
          <w:rPr>
            <w:rFonts w:ascii="Times" w:eastAsia="Times" w:hAnsi="Times" w:cs="Times"/>
            <w:sz w:val="24"/>
            <w:szCs w:val="24"/>
          </w:rPr>
          <w:t>),</w:t>
        </w:r>
      </w:ins>
      <w:r>
        <w:rPr>
          <w:rFonts w:ascii="Times" w:eastAsia="Times" w:hAnsi="Times" w:cs="Times"/>
          <w:sz w:val="24"/>
          <w:szCs w:val="24"/>
        </w:rPr>
        <w:t xml:space="preserve"> normalized </w:t>
      </w:r>
      <w:del w:id="240" w:author="Revision One" w:date="2026-09-11T18:42:00Z" w16du:dateUtc="2026-09-11T22:42:00Z">
        <w:r>
          <w:rPr>
            <w:rFonts w:ascii="Times" w:eastAsia="Times" w:hAnsi="Times" w:cs="Times"/>
            <w:sz w:val="24"/>
            <w:szCs w:val="24"/>
          </w:rPr>
          <w:delText xml:space="preserve">by </w:delText>
        </w:r>
      </w:del>
      <m:oMath>
        <m:r>
          <w:del w:id="241" w:author="Revision One" w:date="2026-09-11T18:42:00Z" w16du:dateUtc="2026-09-11T22:42:00Z">
            <w:rPr>
              <w:rFonts w:ascii="Times" w:eastAsia="Times" w:hAnsi="Times" w:cs="Times"/>
              <w:sz w:val="24"/>
              <w:szCs w:val="24"/>
            </w:rPr>
            <m:t>log</m:t>
          </w:del>
        </m:r>
        <m:r>
          <w:del w:id="242" w:author="Revision One" w:date="2026-09-11T18:42:00Z" w16du:dateUtc="2026-09-11T22:42:00Z">
            <w:rPr>
              <w:rFonts w:ascii="Times" w:eastAsia="Times" w:hAnsi="Times" w:cs="Times"/>
              <w:sz w:val="24"/>
              <w:szCs w:val="24"/>
            </w:rPr>
            <m:t xml:space="preserve"> 2</m:t>
          </w:del>
        </m:r>
      </m:oMath>
      <w:ins w:id="243" w:author="Revision One" w:date="2026-09-11T18:42:00Z" w16du:dateUtc="2026-09-11T22:42:00Z">
        <w:r>
          <w:rPr>
            <w:rFonts w:ascii="Times" w:eastAsia="Times" w:hAnsi="Times" w:cs="Times"/>
            <w:sz w:val="24"/>
            <w:szCs w:val="24"/>
          </w:rPr>
          <w:t>with base-two logarithms</w:t>
        </w:r>
      </w:ins>
      <w:r>
        <w:rPr>
          <w:rFonts w:ascii="Times" w:eastAsia="Times" w:hAnsi="Times" w:cs="Times"/>
          <w:sz w:val="24"/>
          <w:szCs w:val="24"/>
        </w:rPr>
        <w:t xml:space="preserve"> to lie in </w:t>
      </w:r>
      <m:oMath>
        <m:r>
          <w:del w:id="244" w:author="Revision One" w:date="2026-09-11T18:42:00Z" w16du:dateUtc="2026-09-11T22:42:00Z">
            <w:rPr>
              <w:rFonts w:ascii="Times" w:eastAsia="Times" w:hAnsi="Times" w:cs="Times"/>
              <w:sz w:val="24"/>
              <w:szCs w:val="24"/>
            </w:rPr>
            <m:t>[0,</m:t>
          </w:del>
        </m:r>
      </m:oMath>
      <w:ins w:id="245" w:author="Revision One" w:date="2026-09-11T18:42:00Z" w16du:dateUtc="2026-09-11T22:42:00Z">
        <w:r>
          <w:rPr>
            <w:rFonts w:ascii="Times" w:eastAsia="Times" w:hAnsi="Times" w:cs="Times"/>
            <w:sz w:val="24"/>
            <w:szCs w:val="24"/>
          </w:rPr>
          <w:t>[0,1] (Equation (4)).</w:t>
        </w:r>
      </w:ins>
    </w:p>
    <w:p w14:paraId="39A14DF8" w14:textId="77777777" w:rsidR="00D56233" w:rsidRDefault="004141C4">
      <w:pPr>
        <w:jc w:val="center"/>
      </w:pPr>
      <m:oMath>
        <m:r>
          <w:ins w:id="246" w:author="Revision One" w:date="2026-09-11T18:42:00Z" w16du:dateUtc="2026-09-11T22:42:00Z">
            <w:rPr>
              <w:rFonts w:ascii="Cambria Math" w:hAnsi="Cambria Math"/>
            </w:rPr>
            <m:t>H</m:t>
          </w:ins>
        </m:r>
        <m:r>
          <w:ins w:id="247" w:author="Revision One" w:date="2026-09-11T18:42:00Z" w16du:dateUtc="2026-09-11T22:42:00Z">
            <w:rPr>
              <w:rFonts w:ascii="Cambria Math" w:hAnsi="Cambria Math"/>
            </w:rPr>
            <m:t>(</m:t>
          </w:ins>
        </m:r>
        <m:r>
          <w:ins w:id="248" w:author="Revision One" w:date="2026-09-11T18:42:00Z" w16du:dateUtc="2026-09-11T22:42:00Z">
            <w:rPr>
              <w:rFonts w:ascii="Cambria Math" w:hAnsi="Cambria Math"/>
            </w:rPr>
            <m:t>d</m:t>
          </w:ins>
        </m:r>
        <m:r>
          <w:ins w:id="249" w:author="Revision One" w:date="2026-09-11T18:42:00Z" w16du:dateUtc="2026-09-11T22:42:00Z">
            <w:rPr>
              <w:rFonts w:ascii="Cambria Math" w:hAnsi="Cambria Math"/>
            </w:rPr>
            <m:t>) = -</m:t>
          </w:ins>
        </m:r>
        <m:acc>
          <m:accPr>
            <m:ctrlPr>
              <w:ins w:id="250" w:author="Revision One" w:date="2026-09-11T18:42:00Z" w16du:dateUtc="2026-09-11T22:42:00Z">
                <w:rPr>
                  <w:rFonts w:ascii="Cambria Math" w:hAnsi="Cambria Math"/>
                </w:rPr>
              </w:ins>
            </m:ctrlPr>
          </m:accPr>
          <m:e>
            <m:r>
              <w:ins w:id="251" w:author="Revision One" w:date="2026-09-11T18:42:00Z" w16du:dateUtc="2026-09-11T22:42:00Z">
                <w:rPr>
                  <w:rFonts w:ascii="Cambria Math" w:hAnsi="Cambria Math"/>
                </w:rPr>
                <m:t>p</m:t>
              </w:ins>
            </m:r>
          </m:e>
        </m:acc>
        <m:r>
          <w:ins w:id="252" w:author="Revision One" w:date="2026-09-11T18:42:00Z" w16du:dateUtc="2026-09-11T22:42:00Z">
            <w:rPr>
              <w:rFonts w:ascii="Cambria Math" w:hAnsi="Cambria Math"/>
            </w:rPr>
            <m:t>(</m:t>
          </w:ins>
        </m:r>
        <m:r>
          <w:ins w:id="253" w:author="Revision One" w:date="2026-09-11T18:42:00Z" w16du:dateUtc="2026-09-11T22:42:00Z">
            <w:rPr>
              <w:rFonts w:ascii="Cambria Math" w:hAnsi="Cambria Math"/>
            </w:rPr>
            <m:t>d</m:t>
          </w:ins>
        </m:r>
        <m:r>
          <w:ins w:id="254" w:author="Revision One" w:date="2026-09-11T18:42:00Z" w16du:dateUtc="2026-09-11T22:42:00Z">
            <w:rPr>
              <w:rFonts w:ascii="Cambria Math" w:hAnsi="Cambria Math"/>
            </w:rPr>
            <m:t>)</m:t>
          </w:ins>
        </m:r>
        <m:sSub>
          <m:sSubPr>
            <m:ctrlPr>
              <w:ins w:id="255" w:author="Revision One" w:date="2026-09-11T18:42:00Z" w16du:dateUtc="2026-09-11T22:42:00Z">
                <w:rPr>
                  <w:rFonts w:ascii="Cambria Math" w:hAnsi="Cambria Math"/>
                </w:rPr>
              </w:ins>
            </m:ctrlPr>
          </m:sSubPr>
          <m:e>
            <m:r>
              <w:ins w:id="256" w:author="Revision One" w:date="2026-09-11T18:42:00Z" w16du:dateUtc="2026-09-11T22:42:00Z">
                <m:rPr>
                  <m:sty m:val="p"/>
                </m:rPr>
                <w:rPr>
                  <w:rFonts w:ascii="Cambria Math" w:hAnsi="Cambria Math"/>
                </w:rPr>
                <m:t>log</m:t>
              </w:ins>
            </m:r>
          </m:e>
          <m:sub>
            <m:r>
              <w:ins w:id="257" w:author="Revision One" w:date="2026-09-11T18:42:00Z" w16du:dateUtc="2026-09-11T22:42:00Z">
                <m:rPr>
                  <m:sty m:val="p"/>
                </m:rPr>
                <w:rPr>
                  <w:rFonts w:ascii="Cambria Math" w:hAnsi="Cambria Math"/>
                </w:rPr>
                <m:t>2</m:t>
              </w:ins>
            </m:r>
          </m:sub>
        </m:sSub>
        <m:acc>
          <m:accPr>
            <m:ctrlPr>
              <w:ins w:id="258" w:author="Revision One" w:date="2026-09-11T18:42:00Z" w16du:dateUtc="2026-09-11T22:42:00Z">
                <w:rPr>
                  <w:rFonts w:ascii="Cambria Math" w:hAnsi="Cambria Math"/>
                </w:rPr>
              </w:ins>
            </m:ctrlPr>
          </m:accPr>
          <m:e>
            <m:r>
              <w:ins w:id="259" w:author="Revision One" w:date="2026-09-11T18:42:00Z" w16du:dateUtc="2026-09-11T22:42:00Z">
                <w:rPr>
                  <w:rFonts w:ascii="Cambria Math" w:hAnsi="Cambria Math"/>
                </w:rPr>
                <m:t>p</m:t>
              </w:ins>
            </m:r>
          </m:e>
        </m:acc>
        <m:r>
          <w:ins w:id="260" w:author="Revision One" w:date="2026-09-11T18:42:00Z" w16du:dateUtc="2026-09-11T22:42:00Z">
            <w:rPr>
              <w:rFonts w:ascii="Cambria Math" w:hAnsi="Cambria Math"/>
            </w:rPr>
            <m:t>(</m:t>
          </w:ins>
        </m:r>
        <m:r>
          <w:ins w:id="261" w:author="Revision One" w:date="2026-09-11T18:42:00Z" w16du:dateUtc="2026-09-11T22:42:00Z">
            <w:rPr>
              <w:rFonts w:ascii="Cambria Math" w:hAnsi="Cambria Math"/>
            </w:rPr>
            <m:t>d</m:t>
          </w:ins>
        </m:r>
        <m:r>
          <w:ins w:id="262" w:author="Revision One" w:date="2026-09-11T18:42:00Z" w16du:dateUtc="2026-09-11T22:42:00Z">
            <w:rPr>
              <w:rFonts w:ascii="Cambria Math" w:hAnsi="Cambria Math"/>
            </w:rPr>
            <m:t xml:space="preserve">) - [1 - </m:t>
          </w:ins>
        </m:r>
        <m:acc>
          <m:accPr>
            <m:ctrlPr>
              <w:ins w:id="263" w:author="Revision One" w:date="2026-09-11T18:42:00Z" w16du:dateUtc="2026-09-11T22:42:00Z">
                <w:rPr>
                  <w:rFonts w:ascii="Cambria Math" w:hAnsi="Cambria Math"/>
                </w:rPr>
              </w:ins>
            </m:ctrlPr>
          </m:accPr>
          <m:e>
            <m:r>
              <w:ins w:id="264" w:author="Revision One" w:date="2026-09-11T18:42:00Z" w16du:dateUtc="2026-09-11T22:42:00Z">
                <w:rPr>
                  <w:rFonts w:ascii="Cambria Math" w:hAnsi="Cambria Math"/>
                </w:rPr>
                <m:t>p</m:t>
              </w:ins>
            </m:r>
          </m:e>
        </m:acc>
        <m:r>
          <w:ins w:id="265" w:author="Revision One" w:date="2026-09-11T18:42:00Z" w16du:dateUtc="2026-09-11T22:42:00Z">
            <w:rPr>
              <w:rFonts w:ascii="Cambria Math" w:hAnsi="Cambria Math"/>
            </w:rPr>
            <m:t>(</m:t>
          </w:ins>
        </m:r>
        <m:r>
          <w:ins w:id="266" w:author="Revision One" w:date="2026-09-11T18:42:00Z" w16du:dateUtc="2026-09-11T22:42:00Z">
            <w:rPr>
              <w:rFonts w:ascii="Cambria Math" w:hAnsi="Cambria Math"/>
            </w:rPr>
            <m:t>d</m:t>
          </w:ins>
        </m:r>
        <m:r>
          <w:ins w:id="267" w:author="Revision One" w:date="2026-09-11T18:42:00Z" w16du:dateUtc="2026-09-11T22:42:00Z">
            <w:rPr>
              <w:rFonts w:ascii="Cambria Math" w:hAnsi="Cambria Math"/>
            </w:rPr>
            <m:t xml:space="preserve">)] </m:t>
          </w:ins>
        </m:r>
        <m:sSub>
          <m:sSubPr>
            <m:ctrlPr>
              <w:ins w:id="268" w:author="Revision One" w:date="2026-09-11T18:42:00Z" w16du:dateUtc="2026-09-11T22:42:00Z">
                <w:rPr>
                  <w:rFonts w:ascii="Cambria Math" w:hAnsi="Cambria Math"/>
                </w:rPr>
              </w:ins>
            </m:ctrlPr>
          </m:sSubPr>
          <m:e>
            <m:r>
              <w:ins w:id="269" w:author="Revision One" w:date="2026-09-11T18:42:00Z" w16du:dateUtc="2026-09-11T22:42:00Z">
                <m:rPr>
                  <m:sty m:val="p"/>
                </m:rPr>
                <w:rPr>
                  <w:rFonts w:ascii="Cambria Math" w:hAnsi="Cambria Math"/>
                </w:rPr>
                <m:t>log</m:t>
              </w:ins>
            </m:r>
          </m:e>
          <m:sub>
            <m:r>
              <w:ins w:id="270" w:author="Revision One" w:date="2026-09-11T18:42:00Z" w16du:dateUtc="2026-09-11T22:42:00Z">
                <m:rPr>
                  <m:sty m:val="p"/>
                </m:rPr>
                <w:rPr>
                  <w:rFonts w:ascii="Cambria Math" w:hAnsi="Cambria Math"/>
                </w:rPr>
                <m:t>2</m:t>
              </w:ins>
            </m:r>
          </m:sub>
        </m:sSub>
        <m:r>
          <w:ins w:id="271" w:author="Revision One" w:date="2026-09-11T18:42:00Z" w16du:dateUtc="2026-09-11T22:42:00Z">
            <w:rPr>
              <w:rFonts w:ascii="Cambria Math" w:hAnsi="Cambria Math"/>
            </w:rPr>
            <m:t>[</m:t>
          </w:ins>
        </m:r>
        <m:r>
          <w:rPr>
            <w:rFonts w:ascii="Cambria Math" w:hAnsi="Cambria Math"/>
          </w:rPr>
          <m:t>1</m:t>
        </m:r>
        <m:r>
          <w:del w:id="272" w:author="Revision One" w:date="2026-09-11T18:42:00Z" w16du:dateUtc="2026-09-11T22:42:00Z">
            <w:rPr>
              <w:rFonts w:ascii="Times" w:eastAsia="Times" w:hAnsi="Times" w:cs="Times"/>
              <w:sz w:val="24"/>
              <w:szCs w:val="24"/>
            </w:rPr>
            <m:t>]</m:t>
          </w:del>
        </m:r>
      </m:oMath>
      <w:del w:id="273" w:author="Revision One" w:date="2026-09-11T18:42:00Z" w16du:dateUtc="2026-09-11T22:42:00Z">
        <w:r>
          <w:rPr>
            <w:rFonts w:ascii="Times" w:eastAsia="Times" w:hAnsi="Times" w:cs="Times"/>
            <w:sz w:val="24"/>
            <w:szCs w:val="24"/>
          </w:rPr>
          <w:delText>.</w:delText>
        </w:r>
      </w:del>
      <m:oMath>
        <m:r>
          <w:ins w:id="274" w:author="Revision One" w:date="2026-09-11T18:42:00Z" w16du:dateUtc="2026-09-11T22:42:00Z">
            <w:rPr>
              <w:rFonts w:ascii="Cambria Math" w:hAnsi="Cambria Math"/>
            </w:rPr>
            <m:t xml:space="preserve"> - </m:t>
          </w:ins>
        </m:r>
        <m:acc>
          <m:accPr>
            <m:ctrlPr>
              <w:ins w:id="275" w:author="Revision One" w:date="2026-09-11T18:42:00Z" w16du:dateUtc="2026-09-11T22:42:00Z">
                <w:rPr>
                  <w:rFonts w:ascii="Cambria Math" w:hAnsi="Cambria Math"/>
                </w:rPr>
              </w:ins>
            </m:ctrlPr>
          </m:accPr>
          <m:e>
            <m:r>
              <w:ins w:id="276" w:author="Revision One" w:date="2026-09-11T18:42:00Z" w16du:dateUtc="2026-09-11T22:42:00Z">
                <w:rPr>
                  <w:rFonts w:ascii="Cambria Math" w:hAnsi="Cambria Math"/>
                </w:rPr>
                <m:t>p</m:t>
              </w:ins>
            </m:r>
          </m:e>
        </m:acc>
        <m:r>
          <w:ins w:id="277" w:author="Revision One" w:date="2026-09-11T18:42:00Z" w16du:dateUtc="2026-09-11T22:42:00Z">
            <w:rPr>
              <w:rFonts w:ascii="Cambria Math" w:hAnsi="Cambria Math"/>
            </w:rPr>
            <m:t>(</m:t>
          </w:ins>
        </m:r>
        <m:r>
          <w:ins w:id="278" w:author="Revision One" w:date="2026-09-11T18:42:00Z" w16du:dateUtc="2026-09-11T22:42:00Z">
            <w:rPr>
              <w:rFonts w:ascii="Cambria Math" w:hAnsi="Cambria Math"/>
            </w:rPr>
            <m:t>d</m:t>
          </w:ins>
        </m:r>
        <m:r>
          <w:ins w:id="279" w:author="Revision One" w:date="2026-09-11T18:42:00Z" w16du:dateUtc="2026-09-11T22:42:00Z">
            <w:rPr>
              <w:rFonts w:ascii="Cambria Math" w:hAnsi="Cambria Math"/>
            </w:rPr>
            <m:t>)]</m:t>
          </w:ins>
        </m:r>
      </m:oMath>
      <w:ins w:id="280" w:author="Revision One" w:date="2026-09-11T18:42:00Z" w16du:dateUtc="2026-09-11T22:42:00Z">
        <w:r>
          <w:t xml:space="preserve">    (4)</w:t>
        </w:r>
      </w:ins>
    </w:p>
    <w:p w14:paraId="7C38EAB9" w14:textId="77777777" w:rsidR="00D56233" w:rsidRDefault="00D56233">
      <w:pPr>
        <w:spacing w:line="240" w:lineRule="auto"/>
        <w:rPr>
          <w:rFonts w:ascii="Times" w:eastAsia="Times" w:hAnsi="Times" w:cs="Times"/>
          <w:sz w:val="24"/>
          <w:szCs w:val="24"/>
        </w:rPr>
      </w:pPr>
    </w:p>
    <w:p w14:paraId="2E91ADEC" w14:textId="77777777" w:rsidR="00D56233" w:rsidRDefault="004141C4">
      <w:pPr>
        <w:spacing w:line="240" w:lineRule="auto"/>
        <w:rPr>
          <w:rFonts w:ascii="Times" w:eastAsia="Times" w:hAnsi="Times" w:cs="Times"/>
          <w:sz w:val="24"/>
          <w:szCs w:val="24"/>
        </w:rPr>
      </w:pPr>
      <w:r>
        <w:rPr>
          <w:rFonts w:ascii="Times" w:eastAsia="Times" w:hAnsi="Times" w:cs="Times"/>
          <w:sz w:val="24"/>
          <w:szCs w:val="24"/>
        </w:rPr>
        <w:t xml:space="preserve">We then define two components: novelty and refined entropy. With exposure decay constant </w:t>
      </w:r>
      <m:oMath>
        <m:r>
          <w:del w:id="281" w:author="Revision One" w:date="2026-09-11T18:42:00Z" w16du:dateUtc="2026-09-11T22:42:00Z">
            <w:rPr>
              <w:rFonts w:ascii="Cambria Math" w:hAnsi="Cambria Math"/>
            </w:rPr>
            <m:t>τ</m:t>
          </w:del>
        </m:r>
      </m:oMath>
      <w:ins w:id="282" w:author="Revision One" w:date="2026-09-11T18:42:00Z" w16du:dateUtc="2026-09-11T22:42:00Z">
        <w:r>
          <w:rPr>
            <w:rFonts w:ascii="Times" w:eastAsia="Times" w:hAnsi="Times" w:cs="Times"/>
            <w:sz w:val="24"/>
            <w:szCs w:val="24"/>
          </w:rPr>
          <w:t>τ=50 impressions</w:t>
        </w:r>
      </w:ins>
      <w:r>
        <w:rPr>
          <w:rFonts w:ascii="Times" w:eastAsia="Times" w:hAnsi="Times" w:cs="Times"/>
          <w:sz w:val="24"/>
          <w:szCs w:val="24"/>
        </w:rPr>
        <w:t xml:space="preserve">, novelty is </w:t>
      </w:r>
      <m:oMath>
        <m:r>
          <w:del w:id="283" w:author="Revision One" w:date="2026-09-11T18:42:00Z" w16du:dateUtc="2026-09-11T22:42:00Z">
            <w:rPr>
              <w:rFonts w:ascii="Times" w:eastAsia="Times" w:hAnsi="Times" w:cs="Times"/>
              <w:sz w:val="24"/>
              <w:szCs w:val="24"/>
            </w:rPr>
            <m:t>N</m:t>
          </w:del>
        </m:r>
        <m:d>
          <m:dPr>
            <m:ctrlPr>
              <w:del w:id="284" w:author="Revision One" w:date="2026-09-11T18:42:00Z" w16du:dateUtc="2026-09-11T22:42:00Z">
                <w:rPr>
                  <w:rFonts w:ascii="Times" w:eastAsia="Times" w:hAnsi="Times" w:cs="Times"/>
                  <w:sz w:val="24"/>
                  <w:szCs w:val="24"/>
                </w:rPr>
              </w:del>
            </m:ctrlPr>
          </m:dPr>
          <m:e>
            <m:r>
              <w:del w:id="285" w:author="Revision One" w:date="2026-09-11T18:42:00Z" w16du:dateUtc="2026-09-11T22:42:00Z">
                <w:rPr>
                  <w:rFonts w:ascii="Times" w:eastAsia="Times" w:hAnsi="Times" w:cs="Times"/>
                  <w:sz w:val="24"/>
                  <w:szCs w:val="24"/>
                </w:rPr>
                <m:t>d</m:t>
              </w:del>
            </m:r>
          </m:e>
        </m:d>
        <m:r>
          <w:del w:id="286" w:author="Revision One" w:date="2026-09-11T18:42:00Z" w16du:dateUtc="2026-09-11T22:42:00Z">
            <w:rPr>
              <w:rFonts w:ascii="Times" w:eastAsia="Times" w:hAnsi="Times" w:cs="Times"/>
              <w:sz w:val="24"/>
              <w:szCs w:val="24"/>
            </w:rPr>
            <m:t>=</m:t>
          </w:del>
        </m:r>
        <m:sSup>
          <m:sSupPr>
            <m:ctrlPr>
              <w:del w:id="287" w:author="Revision One" w:date="2026-09-11T18:42:00Z" w16du:dateUtc="2026-09-11T22:42:00Z">
                <w:rPr>
                  <w:rFonts w:ascii="Times" w:eastAsia="Times" w:hAnsi="Times" w:cs="Times"/>
                  <w:sz w:val="24"/>
                  <w:szCs w:val="24"/>
                </w:rPr>
              </w:del>
            </m:ctrlPr>
          </m:sSupPr>
          <m:e>
            <m:r>
              <w:del w:id="288" w:author="Revision One" w:date="2026-09-11T18:42:00Z" w16du:dateUtc="2026-09-11T22:42:00Z">
                <w:rPr>
                  <w:rFonts w:ascii="Times" w:eastAsia="Times" w:hAnsi="Times" w:cs="Times"/>
                  <w:sz w:val="24"/>
                  <w:szCs w:val="24"/>
                </w:rPr>
                <m:t>e</m:t>
              </w:del>
            </m:r>
          </m:e>
          <m:sup>
            <m:r>
              <w:del w:id="289" w:author="Revision One" w:date="2026-09-11T18:42:00Z" w16du:dateUtc="2026-09-11T22:42:00Z">
                <w:rPr>
                  <w:rFonts w:ascii="Times" w:eastAsia="Times" w:hAnsi="Times" w:cs="Times"/>
                  <w:sz w:val="24"/>
                  <w:szCs w:val="24"/>
                </w:rPr>
                <m:t>-</m:t>
              </w:del>
            </m:r>
            <m:r>
              <w:del w:id="290" w:author="Revision One" w:date="2026-09-11T18:42:00Z" w16du:dateUtc="2026-09-11T22:42:00Z">
                <w:rPr>
                  <w:rFonts w:ascii="Times" w:eastAsia="Times" w:hAnsi="Times" w:cs="Times"/>
                  <w:sz w:val="24"/>
                  <w:szCs w:val="24"/>
                </w:rPr>
                <m:t>I</m:t>
              </w:del>
            </m:r>
            <m:d>
              <m:dPr>
                <m:ctrlPr>
                  <w:del w:id="291" w:author="Revision One" w:date="2026-09-11T18:42:00Z" w16du:dateUtc="2026-09-11T22:42:00Z">
                    <w:rPr>
                      <w:rFonts w:ascii="Times" w:eastAsia="Times" w:hAnsi="Times" w:cs="Times"/>
                      <w:sz w:val="24"/>
                      <w:szCs w:val="24"/>
                    </w:rPr>
                  </w:del>
                </m:ctrlPr>
              </m:dPr>
              <m:e>
                <m:r>
                  <w:del w:id="292" w:author="Revision One" w:date="2026-09-11T18:42:00Z" w16du:dateUtc="2026-09-11T22:42:00Z">
                    <w:rPr>
                      <w:rFonts w:ascii="Times" w:eastAsia="Times" w:hAnsi="Times" w:cs="Times"/>
                      <w:sz w:val="24"/>
                      <w:szCs w:val="24"/>
                    </w:rPr>
                    <m:t>d</m:t>
                  </w:del>
                </m:r>
              </m:e>
            </m:d>
            <m:r>
              <w:del w:id="293" w:author="Revision One" w:date="2026-09-11T18:42:00Z" w16du:dateUtc="2026-09-11T22:42:00Z">
                <w:rPr>
                  <w:rFonts w:ascii="Times" w:eastAsia="Times" w:hAnsi="Times" w:cs="Times"/>
                  <w:sz w:val="24"/>
                  <w:szCs w:val="24"/>
                </w:rPr>
                <m:t>/</m:t>
              </w:del>
            </m:r>
            <m:r>
              <w:del w:id="294" w:author="Revision One" w:date="2026-09-11T18:42:00Z" w16du:dateUtc="2026-09-11T22:42:00Z">
                <w:rPr>
                  <w:rFonts w:ascii="Times" w:eastAsia="Times" w:hAnsi="Times" w:cs="Times"/>
                  <w:sz w:val="24"/>
                  <w:szCs w:val="24"/>
                </w:rPr>
                <m:t>τ</m:t>
              </w:del>
            </m:r>
          </m:sup>
        </m:sSup>
      </m:oMath>
      <w:del w:id="295" w:author="Revision One" w:date="2026-09-11T18:42:00Z" w16du:dateUtc="2026-09-11T22:42:00Z">
        <w:r>
          <w:rPr>
            <w:rFonts w:ascii="Times" w:eastAsia="Times" w:hAnsi="Times" w:cs="Times"/>
            <w:sz w:val="24"/>
            <w:szCs w:val="24"/>
          </w:rPr>
          <w:delText xml:space="preserve"> ,</w:delText>
        </w:r>
      </w:del>
      <w:ins w:id="296" w:author="Revision One" w:date="2026-09-11T18:42:00Z" w16du:dateUtc="2026-09-11T22:42:00Z">
        <w:r>
          <w:rPr>
            <w:rFonts w:ascii="Times" w:eastAsia="Times" w:hAnsi="Times" w:cs="Times"/>
            <w:sz w:val="24"/>
            <w:szCs w:val="24"/>
          </w:rPr>
          <w:t>N(d)=exp(−I(d)/τ),</w:t>
        </w:r>
      </w:ins>
      <w:r>
        <w:rPr>
          <w:rFonts w:ascii="Times" w:eastAsia="Times" w:hAnsi="Times" w:cs="Times"/>
          <w:sz w:val="24"/>
          <w:szCs w:val="24"/>
        </w:rPr>
        <w:t xml:space="preserve"> which is near 1 when </w:t>
      </w:r>
      <m:oMath>
        <m:r>
          <w:del w:id="297" w:author="Revision One" w:date="2026-09-11T18:42:00Z" w16du:dateUtc="2026-09-11T22:42:00Z">
            <w:rPr>
              <w:rFonts w:ascii="Times" w:eastAsia="Times" w:hAnsi="Times" w:cs="Times"/>
              <w:sz w:val="24"/>
              <w:szCs w:val="24"/>
            </w:rPr>
            <m:t>I</m:t>
          </w:del>
        </m:r>
        <m:r>
          <w:del w:id="298" w:author="Revision One" w:date="2026-09-11T18:42:00Z" w16du:dateUtc="2026-09-11T22:42:00Z">
            <w:rPr>
              <w:rFonts w:ascii="Times" w:eastAsia="Times" w:hAnsi="Times" w:cs="Times"/>
              <w:sz w:val="24"/>
              <w:szCs w:val="24"/>
            </w:rPr>
            <m:t>(</m:t>
          </w:del>
        </m:r>
        <m:r>
          <w:del w:id="299" w:author="Revision One" w:date="2026-09-11T18:42:00Z" w16du:dateUtc="2026-09-11T22:42:00Z">
            <w:rPr>
              <w:rFonts w:ascii="Times" w:eastAsia="Times" w:hAnsi="Times" w:cs="Times"/>
              <w:sz w:val="24"/>
              <w:szCs w:val="24"/>
            </w:rPr>
            <m:t>d</m:t>
          </w:del>
        </m:r>
        <m:r>
          <w:del w:id="300" w:author="Revision One" w:date="2026-09-11T18:42:00Z" w16du:dateUtc="2026-09-11T22:42:00Z">
            <w:rPr>
              <w:rFonts w:ascii="Times" w:eastAsia="Times" w:hAnsi="Times" w:cs="Times"/>
              <w:sz w:val="24"/>
              <w:szCs w:val="24"/>
            </w:rPr>
            <m:t>)≈0</m:t>
          </w:del>
        </m:r>
      </m:oMath>
      <w:ins w:id="301" w:author="Revision One" w:date="2026-09-11T18:42:00Z" w16du:dateUtc="2026-09-11T22:42:00Z">
        <w:r>
          <w:rPr>
            <w:rFonts w:ascii="Times" w:eastAsia="Times" w:hAnsi="Times" w:cs="Times"/>
            <w:sz w:val="24"/>
            <w:szCs w:val="24"/>
          </w:rPr>
          <w:t>I(d)≈0</w:t>
        </w:r>
      </w:ins>
      <w:r>
        <w:rPr>
          <w:rFonts w:ascii="Times" w:eastAsia="Times" w:hAnsi="Times" w:cs="Times"/>
          <w:sz w:val="24"/>
          <w:szCs w:val="24"/>
        </w:rPr>
        <w:t xml:space="preserve"> (high novelty for unseen docs) and decays as I(d) grows. Refined entropy </w:t>
      </w:r>
      <w:del w:id="302" w:author="Revision One" w:date="2026-09-11T18:42:00Z" w16du:dateUtc="2026-09-11T22:42:00Z">
        <w:r>
          <w:rPr>
            <w:rFonts w:ascii="Times" w:eastAsia="Times" w:hAnsi="Times" w:cs="Times"/>
            <w:sz w:val="24"/>
            <w:szCs w:val="24"/>
          </w:rPr>
          <w:delText xml:space="preserve">is </w:delText>
        </w:r>
      </w:del>
      <m:oMath>
        <m:r>
          <w:del w:id="303" w:author="Revision One" w:date="2026-09-11T18:42:00Z" w16du:dateUtc="2026-09-11T22:42:00Z">
            <w:rPr>
              <w:rFonts w:ascii="Times" w:eastAsia="Times" w:hAnsi="Times" w:cs="Times"/>
              <w:sz w:val="24"/>
              <w:szCs w:val="24"/>
            </w:rPr>
            <m:t>R</m:t>
          </w:del>
        </m:r>
        <m:d>
          <m:dPr>
            <m:ctrlPr>
              <w:del w:id="304" w:author="Revision One" w:date="2026-09-11T18:42:00Z" w16du:dateUtc="2026-09-11T22:42:00Z">
                <w:rPr>
                  <w:rFonts w:ascii="Times" w:eastAsia="Times" w:hAnsi="Times" w:cs="Times"/>
                  <w:sz w:val="24"/>
                  <w:szCs w:val="24"/>
                </w:rPr>
              </w:del>
            </m:ctrlPr>
          </m:dPr>
          <m:e>
            <m:r>
              <w:del w:id="305" w:author="Revision One" w:date="2026-09-11T18:42:00Z" w16du:dateUtc="2026-09-11T22:42:00Z">
                <w:rPr>
                  <w:rFonts w:ascii="Times" w:eastAsia="Times" w:hAnsi="Times" w:cs="Times"/>
                  <w:sz w:val="24"/>
                  <w:szCs w:val="24"/>
                </w:rPr>
                <m:t>d</m:t>
              </w:del>
            </m:r>
          </m:e>
        </m:d>
        <m:r>
          <w:del w:id="306" w:author="Revision One" w:date="2026-09-11T18:42:00Z" w16du:dateUtc="2026-09-11T22:42:00Z">
            <w:rPr>
              <w:rFonts w:ascii="Times" w:eastAsia="Times" w:hAnsi="Times" w:cs="Times"/>
              <w:sz w:val="24"/>
              <w:szCs w:val="24"/>
            </w:rPr>
            <m:t>=</m:t>
          </w:del>
        </m:r>
        <m:d>
          <m:dPr>
            <m:ctrlPr>
              <w:del w:id="307" w:author="Revision One" w:date="2026-09-11T18:42:00Z" w16du:dateUtc="2026-09-11T22:42:00Z">
                <w:rPr>
                  <w:rFonts w:ascii="Times" w:eastAsia="Times" w:hAnsi="Times" w:cs="Times"/>
                  <w:sz w:val="24"/>
                  <w:szCs w:val="24"/>
                </w:rPr>
              </w:del>
            </m:ctrlPr>
          </m:dPr>
          <m:e>
            <m:r>
              <w:del w:id="308" w:author="Revision One" w:date="2026-09-11T18:42:00Z" w16du:dateUtc="2026-09-11T22:42:00Z">
                <w:rPr>
                  <w:rFonts w:ascii="Times" w:eastAsia="Times" w:hAnsi="Times" w:cs="Times"/>
                  <w:sz w:val="24"/>
                  <w:szCs w:val="24"/>
                </w:rPr>
                <m:t>1-</m:t>
              </w:del>
            </m:r>
            <m:sSup>
              <m:sSupPr>
                <m:ctrlPr>
                  <w:del w:id="309" w:author="Revision One" w:date="2026-09-11T18:42:00Z" w16du:dateUtc="2026-09-11T22:42:00Z">
                    <w:rPr>
                      <w:rFonts w:ascii="Times" w:eastAsia="Times" w:hAnsi="Times" w:cs="Times"/>
                      <w:sz w:val="24"/>
                      <w:szCs w:val="24"/>
                    </w:rPr>
                  </w:del>
                </m:ctrlPr>
              </m:sSupPr>
              <m:e>
                <m:r>
                  <w:del w:id="310" w:author="Revision One" w:date="2026-09-11T18:42:00Z" w16du:dateUtc="2026-09-11T22:42:00Z">
                    <w:rPr>
                      <w:rFonts w:ascii="Times" w:eastAsia="Times" w:hAnsi="Times" w:cs="Times"/>
                      <w:sz w:val="24"/>
                      <w:szCs w:val="24"/>
                    </w:rPr>
                    <m:t>e</m:t>
                  </w:del>
                </m:r>
              </m:e>
              <m:sup>
                <m:r>
                  <w:del w:id="311" w:author="Revision One" w:date="2026-09-11T18:42:00Z" w16du:dateUtc="2026-09-11T22:42:00Z">
                    <w:rPr>
                      <w:rFonts w:ascii="Times" w:eastAsia="Times" w:hAnsi="Times" w:cs="Times"/>
                      <w:sz w:val="24"/>
                      <w:szCs w:val="24"/>
                    </w:rPr>
                    <m:t>-</m:t>
                  </w:del>
                </m:r>
                <m:r>
                  <w:del w:id="312" w:author="Revision One" w:date="2026-09-11T18:42:00Z" w16du:dateUtc="2026-09-11T22:42:00Z">
                    <w:rPr>
                      <w:rFonts w:ascii="Times" w:eastAsia="Times" w:hAnsi="Times" w:cs="Times"/>
                      <w:sz w:val="24"/>
                      <w:szCs w:val="24"/>
                    </w:rPr>
                    <m:t>I</m:t>
                  </w:del>
                </m:r>
                <m:d>
                  <m:dPr>
                    <m:ctrlPr>
                      <w:del w:id="313" w:author="Revision One" w:date="2026-09-11T18:42:00Z" w16du:dateUtc="2026-09-11T22:42:00Z">
                        <w:rPr>
                          <w:rFonts w:ascii="Times" w:eastAsia="Times" w:hAnsi="Times" w:cs="Times"/>
                          <w:sz w:val="24"/>
                          <w:szCs w:val="24"/>
                        </w:rPr>
                      </w:del>
                    </m:ctrlPr>
                  </m:dPr>
                  <m:e>
                    <m:r>
                      <w:del w:id="314" w:author="Revision One" w:date="2026-09-11T18:42:00Z" w16du:dateUtc="2026-09-11T22:42:00Z">
                        <w:rPr>
                          <w:rFonts w:ascii="Times" w:eastAsia="Times" w:hAnsi="Times" w:cs="Times"/>
                          <w:sz w:val="24"/>
                          <w:szCs w:val="24"/>
                        </w:rPr>
                        <m:t>d</m:t>
                      </w:del>
                    </m:r>
                  </m:e>
                </m:d>
                <m:r>
                  <w:del w:id="315" w:author="Revision One" w:date="2026-09-11T18:42:00Z" w16du:dateUtc="2026-09-11T22:42:00Z">
                    <w:rPr>
                      <w:rFonts w:ascii="Times" w:eastAsia="Times" w:hAnsi="Times" w:cs="Times"/>
                      <w:sz w:val="24"/>
                      <w:szCs w:val="24"/>
                    </w:rPr>
                    <m:t>/</m:t>
                  </w:del>
                </m:r>
                <m:r>
                  <w:del w:id="316" w:author="Revision One" w:date="2026-09-11T18:42:00Z" w16du:dateUtc="2026-09-11T22:42:00Z">
                    <w:rPr>
                      <w:rFonts w:ascii="Times" w:eastAsia="Times" w:hAnsi="Times" w:cs="Times"/>
                      <w:sz w:val="24"/>
                      <w:szCs w:val="24"/>
                    </w:rPr>
                    <m:t>τ</m:t>
                  </w:del>
                </m:r>
              </m:sup>
            </m:sSup>
          </m:e>
        </m:d>
        <m:r>
          <w:del w:id="317" w:author="Revision One" w:date="2026-09-11T18:42:00Z" w16du:dateUtc="2026-09-11T22:42:00Z">
            <w:rPr>
              <w:rFonts w:ascii="Times" w:eastAsia="Times" w:hAnsi="Times" w:cs="Times"/>
              <w:sz w:val="24"/>
              <w:szCs w:val="24"/>
            </w:rPr>
            <m:t> </m:t>
          </w:del>
        </m:r>
        <m:r>
          <w:del w:id="318" w:author="Revision One" w:date="2026-09-11T18:42:00Z" w16du:dateUtc="2026-09-11T22:42:00Z">
            <w:rPr>
              <w:rFonts w:ascii="Times" w:eastAsia="Times" w:hAnsi="Times" w:cs="Times"/>
              <w:sz w:val="24"/>
              <w:szCs w:val="24"/>
            </w:rPr>
            <m:t>H</m:t>
          </w:del>
        </m:r>
        <m:d>
          <m:dPr>
            <m:ctrlPr>
              <w:del w:id="319" w:author="Revision One" w:date="2026-09-11T18:42:00Z" w16du:dateUtc="2026-09-11T22:42:00Z">
                <w:rPr>
                  <w:rFonts w:ascii="Times" w:eastAsia="Times" w:hAnsi="Times" w:cs="Times"/>
                  <w:sz w:val="24"/>
                  <w:szCs w:val="24"/>
                </w:rPr>
              </w:del>
            </m:ctrlPr>
          </m:dPr>
          <m:e>
            <m:r>
              <w:del w:id="320" w:author="Revision One" w:date="2026-09-11T18:42:00Z" w16du:dateUtc="2026-09-11T22:42:00Z">
                <w:rPr>
                  <w:rFonts w:ascii="Times" w:eastAsia="Times" w:hAnsi="Times" w:cs="Times"/>
                  <w:sz w:val="24"/>
                  <w:szCs w:val="24"/>
                </w:rPr>
                <m:t>d</m:t>
              </w:del>
            </m:r>
          </m:e>
        </m:d>
        <m:r>
          <w:del w:id="321" w:author="Revision One" w:date="2026-09-11T18:42:00Z" w16du:dateUtc="2026-09-11T22:42:00Z">
            <w:rPr>
              <w:rFonts w:ascii="Times" w:eastAsia="Times" w:hAnsi="Times" w:cs="Times"/>
              <w:sz w:val="24"/>
              <w:szCs w:val="24"/>
            </w:rPr>
            <m:t>,</m:t>
          </w:del>
        </m:r>
      </m:oMath>
      <w:del w:id="322" w:author="Revision One" w:date="2026-09-11T18:42:00Z" w16du:dateUtc="2026-09-11T22:42:00Z">
        <w:r>
          <w:rPr>
            <w:rFonts w:ascii="Times" w:eastAsia="Times" w:hAnsi="Times" w:cs="Times"/>
            <w:sz w:val="24"/>
            <w:szCs w:val="24"/>
          </w:rPr>
          <w:delText xml:space="preserve"> which</w:delText>
        </w:r>
      </w:del>
      <w:ins w:id="323" w:author="Revision One" w:date="2026-09-11T18:42:00Z" w16du:dateUtc="2026-09-11T22:42:00Z">
        <w:r>
          <w:rPr>
            <w:rFonts w:ascii="Times" w:eastAsia="Times" w:hAnsi="Times" w:cs="Times"/>
            <w:sz w:val="24"/>
            <w:szCs w:val="24"/>
          </w:rPr>
          <w:t>R(d) in Equation (5)</w:t>
        </w:r>
      </w:ins>
      <w:r>
        <w:rPr>
          <w:rFonts w:ascii="Times" w:eastAsia="Times" w:hAnsi="Times" w:cs="Times"/>
          <w:sz w:val="24"/>
          <w:szCs w:val="24"/>
        </w:rPr>
        <w:t xml:space="preserve"> effectively discounts entropy for very low-impression items (</w:t>
      </w:r>
      <w:del w:id="324" w:author="Revision One" w:date="2026-09-11T18:42:00Z" w16du:dateUtc="2026-09-11T22:42:00Z">
        <w:r>
          <w:rPr>
            <w:rFonts w:ascii="Times" w:eastAsia="Times" w:hAnsi="Times" w:cs="Times"/>
            <w:sz w:val="24"/>
            <w:szCs w:val="24"/>
          </w:rPr>
          <w:delText>so we don’t explore purely at random before some exposures).</w:delText>
        </w:r>
      </w:del>
      <w:ins w:id="325" w:author="Revision One" w:date="2026-09-11T18:42:00Z" w16du:dateUtc="2026-09-11T22:42:00Z">
        <w:r>
          <w:rPr>
            <w:rFonts w:ascii="Times" w:eastAsia="Times" w:hAnsi="Times" w:cs="Times"/>
            <w:sz w:val="24"/>
            <w:szCs w:val="24"/>
          </w:rPr>
          <w:t>using the complementary weight 1−N(d)).</w:t>
        </w:r>
      </w:ins>
      <w:r>
        <w:rPr>
          <w:rFonts w:ascii="Times" w:eastAsia="Times" w:hAnsi="Times" w:cs="Times"/>
          <w:sz w:val="24"/>
          <w:szCs w:val="24"/>
        </w:rPr>
        <w:t xml:space="preserve"> </w:t>
      </w:r>
    </w:p>
    <w:p w14:paraId="25CA142C" w14:textId="77777777" w:rsidR="00D56233" w:rsidRDefault="004141C4">
      <w:pPr>
        <w:jc w:val="center"/>
        <w:rPr>
          <w:ins w:id="326" w:author="Revision One" w:date="2026-09-11T18:42:00Z" w16du:dateUtc="2026-09-11T22:42:00Z"/>
        </w:rPr>
      </w:pPr>
      <m:oMath>
        <m:r>
          <w:ins w:id="327" w:author="Revision One" w:date="2026-09-11T18:42:00Z" w16du:dateUtc="2026-09-11T22:42:00Z">
            <w:rPr>
              <w:rFonts w:ascii="Cambria Math" w:hAnsi="Cambria Math"/>
            </w:rPr>
            <m:t>N</m:t>
          </w:ins>
        </m:r>
        <m:r>
          <w:ins w:id="328" w:author="Revision One" w:date="2026-09-11T18:42:00Z" w16du:dateUtc="2026-09-11T22:42:00Z">
            <w:rPr>
              <w:rFonts w:ascii="Cambria Math" w:hAnsi="Cambria Math"/>
            </w:rPr>
            <m:t>(</m:t>
          </w:ins>
        </m:r>
        <m:r>
          <w:ins w:id="329" w:author="Revision One" w:date="2026-09-11T18:42:00Z" w16du:dateUtc="2026-09-11T22:42:00Z">
            <w:rPr>
              <w:rFonts w:ascii="Cambria Math" w:hAnsi="Cambria Math"/>
            </w:rPr>
            <m:t>d</m:t>
          </w:ins>
        </m:r>
        <m:r>
          <w:ins w:id="330" w:author="Revision One" w:date="2026-09-11T18:42:00Z" w16du:dateUtc="2026-09-11T22:42:00Z">
            <w:rPr>
              <w:rFonts w:ascii="Cambria Math" w:hAnsi="Cambria Math"/>
            </w:rPr>
            <m:t xml:space="preserve">) = </m:t>
          </w:ins>
        </m:r>
        <m:r>
          <w:ins w:id="331" w:author="Revision One" w:date="2026-09-11T18:42:00Z" w16du:dateUtc="2026-09-11T22:42:00Z">
            <m:rPr>
              <m:sty m:val="p"/>
            </m:rPr>
            <w:rPr>
              <w:rFonts w:ascii="Cambria Math" w:hAnsi="Cambria Math"/>
            </w:rPr>
            <m:t>exp</m:t>
          </w:ins>
        </m:r>
        <m:r>
          <w:ins w:id="332" w:author="Revision One" w:date="2026-09-11T18:42:00Z" w16du:dateUtc="2026-09-11T22:42:00Z">
            <w:rPr>
              <w:rFonts w:ascii="Cambria Math" w:hAnsi="Cambria Math"/>
            </w:rPr>
            <m:t>[</m:t>
          </w:ins>
        </m:r>
        <m:f>
          <m:fPr>
            <m:ctrlPr>
              <w:ins w:id="333" w:author="Revision One" w:date="2026-09-11T18:42:00Z" w16du:dateUtc="2026-09-11T22:42:00Z">
                <w:rPr>
                  <w:rFonts w:ascii="Cambria Math" w:hAnsi="Cambria Math"/>
                </w:rPr>
              </w:ins>
            </m:ctrlPr>
          </m:fPr>
          <m:num>
            <m:r>
              <w:ins w:id="334" w:author="Revision One" w:date="2026-09-11T18:42:00Z" w16du:dateUtc="2026-09-11T22:42:00Z">
                <w:rPr>
                  <w:rFonts w:ascii="Cambria Math" w:hAnsi="Cambria Math"/>
                </w:rPr>
                <m:t>-</m:t>
              </w:ins>
            </m:r>
            <m:r>
              <w:ins w:id="335" w:author="Revision One" w:date="2026-09-11T18:42:00Z" w16du:dateUtc="2026-09-11T22:42:00Z">
                <w:rPr>
                  <w:rFonts w:ascii="Cambria Math" w:hAnsi="Cambria Math"/>
                </w:rPr>
                <m:t>I</m:t>
              </w:ins>
            </m:r>
            <m:r>
              <w:ins w:id="336" w:author="Revision One" w:date="2026-09-11T18:42:00Z" w16du:dateUtc="2026-09-11T22:42:00Z">
                <w:rPr>
                  <w:rFonts w:ascii="Cambria Math" w:hAnsi="Cambria Math"/>
                </w:rPr>
                <m:t>(</m:t>
              </w:ins>
            </m:r>
            <m:r>
              <w:ins w:id="337" w:author="Revision One" w:date="2026-09-11T18:42:00Z" w16du:dateUtc="2026-09-11T22:42:00Z">
                <w:rPr>
                  <w:rFonts w:ascii="Cambria Math" w:hAnsi="Cambria Math"/>
                </w:rPr>
                <m:t>d</m:t>
              </w:ins>
            </m:r>
            <m:r>
              <w:ins w:id="338" w:author="Revision One" w:date="2026-09-11T18:42:00Z" w16du:dateUtc="2026-09-11T22:42:00Z">
                <w:rPr>
                  <w:rFonts w:ascii="Cambria Math" w:hAnsi="Cambria Math"/>
                </w:rPr>
                <m:t>)</m:t>
              </w:ins>
            </m:r>
          </m:num>
          <m:den>
            <m:r>
              <w:ins w:id="339" w:author="Revision One" w:date="2026-09-11T18:42:00Z" w16du:dateUtc="2026-09-11T22:42:00Z">
                <w:rPr>
                  <w:rFonts w:ascii="Cambria Math" w:hAnsi="Cambria Math"/>
                </w:rPr>
                <m:t>τ</m:t>
              </w:ins>
            </m:r>
          </m:den>
        </m:f>
        <m:r>
          <w:ins w:id="340" w:author="Revision One" w:date="2026-09-11T18:42:00Z" w16du:dateUtc="2026-09-11T22:42:00Z">
            <w:rPr>
              <w:rFonts w:ascii="Cambria Math" w:hAnsi="Cambria Math"/>
            </w:rPr>
            <m:t xml:space="preserve">],    </m:t>
          </w:ins>
        </m:r>
        <m:r>
          <w:ins w:id="341" w:author="Revision One" w:date="2026-09-11T18:42:00Z" w16du:dateUtc="2026-09-11T22:42:00Z">
            <w:rPr>
              <w:rFonts w:ascii="Cambria Math" w:hAnsi="Cambria Math"/>
            </w:rPr>
            <m:t>R</m:t>
          </w:ins>
        </m:r>
        <m:r>
          <w:ins w:id="342" w:author="Revision One" w:date="2026-09-11T18:42:00Z" w16du:dateUtc="2026-09-11T22:42:00Z">
            <w:rPr>
              <w:rFonts w:ascii="Cambria Math" w:hAnsi="Cambria Math"/>
            </w:rPr>
            <m:t>(</m:t>
          </w:ins>
        </m:r>
        <m:r>
          <w:ins w:id="343" w:author="Revision One" w:date="2026-09-11T18:42:00Z" w16du:dateUtc="2026-09-11T22:42:00Z">
            <w:rPr>
              <w:rFonts w:ascii="Cambria Math" w:hAnsi="Cambria Math"/>
            </w:rPr>
            <m:t>d</m:t>
          </w:ins>
        </m:r>
        <m:r>
          <w:ins w:id="344" w:author="Revision One" w:date="2026-09-11T18:42:00Z" w16du:dateUtc="2026-09-11T22:42:00Z">
            <w:rPr>
              <w:rFonts w:ascii="Cambria Math" w:hAnsi="Cambria Math"/>
            </w:rPr>
            <m:t xml:space="preserve">) = [1 - </m:t>
          </w:ins>
        </m:r>
        <m:r>
          <w:ins w:id="345" w:author="Revision One" w:date="2026-09-11T18:42:00Z" w16du:dateUtc="2026-09-11T22:42:00Z">
            <w:rPr>
              <w:rFonts w:ascii="Cambria Math" w:hAnsi="Cambria Math"/>
            </w:rPr>
            <m:t>N</m:t>
          </w:ins>
        </m:r>
        <m:r>
          <w:ins w:id="346" w:author="Revision One" w:date="2026-09-11T18:42:00Z" w16du:dateUtc="2026-09-11T22:42:00Z">
            <w:rPr>
              <w:rFonts w:ascii="Cambria Math" w:hAnsi="Cambria Math"/>
            </w:rPr>
            <m:t>(</m:t>
          </w:ins>
        </m:r>
        <m:r>
          <w:ins w:id="347" w:author="Revision One" w:date="2026-09-11T18:42:00Z" w16du:dateUtc="2026-09-11T22:42:00Z">
            <w:rPr>
              <w:rFonts w:ascii="Cambria Math" w:hAnsi="Cambria Math"/>
            </w:rPr>
            <m:t>d</m:t>
          </w:ins>
        </m:r>
        <m:r>
          <w:ins w:id="348" w:author="Revision One" w:date="2026-09-11T18:42:00Z" w16du:dateUtc="2026-09-11T22:42:00Z">
            <w:rPr>
              <w:rFonts w:ascii="Cambria Math" w:hAnsi="Cambria Math"/>
            </w:rPr>
            <m:t xml:space="preserve">)] </m:t>
          </w:ins>
        </m:r>
        <m:r>
          <w:ins w:id="349" w:author="Revision One" w:date="2026-09-11T18:42:00Z" w16du:dateUtc="2026-09-11T22:42:00Z">
            <w:rPr>
              <w:rFonts w:ascii="Cambria Math" w:hAnsi="Cambria Math"/>
            </w:rPr>
            <m:t>H</m:t>
          </w:ins>
        </m:r>
        <m:r>
          <w:ins w:id="350" w:author="Revision One" w:date="2026-09-11T18:42:00Z" w16du:dateUtc="2026-09-11T22:42:00Z">
            <w:rPr>
              <w:rFonts w:ascii="Cambria Math" w:hAnsi="Cambria Math"/>
            </w:rPr>
            <m:t>(</m:t>
          </w:ins>
        </m:r>
        <m:r>
          <w:ins w:id="351" w:author="Revision One" w:date="2026-09-11T18:42:00Z" w16du:dateUtc="2026-09-11T22:42:00Z">
            <w:rPr>
              <w:rFonts w:ascii="Cambria Math" w:hAnsi="Cambria Math"/>
            </w:rPr>
            <m:t>d</m:t>
          </w:ins>
        </m:r>
        <m:r>
          <w:ins w:id="352" w:author="Revision One" w:date="2026-09-11T18:42:00Z" w16du:dateUtc="2026-09-11T22:42:00Z">
            <w:rPr>
              <w:rFonts w:ascii="Cambria Math" w:hAnsi="Cambria Math"/>
            </w:rPr>
            <m:t>)</m:t>
          </w:ins>
        </m:r>
      </m:oMath>
      <w:ins w:id="353" w:author="Revision One" w:date="2026-09-11T18:42:00Z" w16du:dateUtc="2026-09-11T22:42:00Z">
        <w:r>
          <w:t xml:space="preserve">    (5)</w:t>
        </w:r>
      </w:ins>
    </w:p>
    <w:p w14:paraId="5474A2DE" w14:textId="77777777" w:rsidR="00D56233" w:rsidRDefault="004141C4">
      <w:pPr>
        <w:spacing w:before="180" w:after="180" w:line="240" w:lineRule="auto"/>
        <w:rPr>
          <w:rFonts w:ascii="Times" w:eastAsia="Times" w:hAnsi="Times" w:cs="Times"/>
          <w:sz w:val="24"/>
          <w:szCs w:val="24"/>
        </w:rPr>
      </w:pPr>
      <w:r>
        <w:rPr>
          <w:rFonts w:ascii="Times" w:eastAsia="Times" w:hAnsi="Times" w:cs="Times"/>
          <w:sz w:val="24"/>
          <w:szCs w:val="24"/>
        </w:rPr>
        <w:t xml:space="preserve">Finally, we combine these with weight </w:t>
      </w:r>
      <m:oMath>
        <m:r>
          <w:del w:id="354" w:author="Revision One" w:date="2026-09-11T18:42:00Z" w16du:dateUtc="2026-09-11T22:42:00Z">
            <w:rPr>
              <w:rFonts w:ascii="Cambria Math" w:hAnsi="Cambria Math"/>
            </w:rPr>
            <m:t>η</m:t>
          </w:del>
        </m:r>
      </m:oMath>
      <w:del w:id="355" w:author="Revision One" w:date="2026-09-11T18:42:00Z" w16du:dateUtc="2026-09-11T22:42:00Z">
        <w:r>
          <w:rPr>
            <w:rFonts w:ascii="Times" w:eastAsia="Times" w:hAnsi="Times" w:cs="Times"/>
            <w:sz w:val="24"/>
            <w:szCs w:val="24"/>
          </w:rPr>
          <w:delText xml:space="preserve">: </w:delText>
        </w:r>
      </w:del>
      <m:oMath>
        <m:r>
          <w:del w:id="356" w:author="Revision One" w:date="2026-09-11T18:42:00Z" w16du:dateUtc="2026-09-11T22:42:00Z">
            <w:rPr>
              <w:rFonts w:ascii="Times" w:eastAsia="Times" w:hAnsi="Times" w:cs="Times"/>
              <w:sz w:val="24"/>
              <w:szCs w:val="24"/>
            </w:rPr>
            <m:t>E</m:t>
          </w:del>
        </m:r>
        <m:r>
          <w:del w:id="357" w:author="Revision One" w:date="2026-09-11T18:42:00Z" w16du:dateUtc="2026-09-11T22:42:00Z">
            <w:rPr>
              <w:rFonts w:ascii="Times" w:eastAsia="Times" w:hAnsi="Times" w:cs="Times"/>
              <w:sz w:val="24"/>
              <w:szCs w:val="24"/>
            </w:rPr>
            <m:t>'</m:t>
          </w:del>
        </m:r>
        <m:d>
          <m:dPr>
            <m:ctrlPr>
              <w:del w:id="358" w:author="Revision One" w:date="2026-09-11T18:42:00Z" w16du:dateUtc="2026-09-11T22:42:00Z">
                <w:rPr>
                  <w:rFonts w:ascii="Times" w:eastAsia="Times" w:hAnsi="Times" w:cs="Times"/>
                  <w:sz w:val="24"/>
                  <w:szCs w:val="24"/>
                </w:rPr>
              </w:del>
            </m:ctrlPr>
          </m:dPr>
          <m:e>
            <m:r>
              <w:del w:id="359" w:author="Revision One" w:date="2026-09-11T18:42:00Z" w16du:dateUtc="2026-09-11T22:42:00Z">
                <w:rPr>
                  <w:rFonts w:ascii="Times" w:eastAsia="Times" w:hAnsi="Times" w:cs="Times"/>
                  <w:sz w:val="24"/>
                  <w:szCs w:val="24"/>
                </w:rPr>
                <m:t>d</m:t>
              </w:del>
            </m:r>
          </m:e>
        </m:d>
        <m:r>
          <w:del w:id="360" w:author="Revision One" w:date="2026-09-11T18:42:00Z" w16du:dateUtc="2026-09-11T22:42:00Z">
            <w:rPr>
              <w:rFonts w:ascii="Times" w:eastAsia="Times" w:hAnsi="Times" w:cs="Times"/>
              <w:sz w:val="24"/>
              <w:szCs w:val="24"/>
            </w:rPr>
            <m:t>=</m:t>
          </w:del>
        </m:r>
        <m:r>
          <w:del w:id="361" w:author="Revision One" w:date="2026-09-11T18:42:00Z" w16du:dateUtc="2026-09-11T22:42:00Z">
            <w:rPr>
              <w:rFonts w:ascii="Times" w:eastAsia="Times" w:hAnsi="Times" w:cs="Times"/>
              <w:sz w:val="24"/>
              <w:szCs w:val="24"/>
            </w:rPr>
            <m:t>η</m:t>
          </w:del>
        </m:r>
        <m:r>
          <w:del w:id="362" w:author="Revision One" w:date="2026-09-11T18:42:00Z" w16du:dateUtc="2026-09-11T22:42:00Z">
            <w:rPr>
              <w:rFonts w:ascii="Times" w:eastAsia="Times" w:hAnsi="Times" w:cs="Times"/>
              <w:sz w:val="24"/>
              <w:szCs w:val="24"/>
            </w:rPr>
            <m:t> </m:t>
          </w:del>
        </m:r>
        <m:r>
          <w:del w:id="363" w:author="Revision One" w:date="2026-09-11T18:42:00Z" w16du:dateUtc="2026-09-11T22:42:00Z">
            <w:rPr>
              <w:rFonts w:ascii="Times" w:eastAsia="Times" w:hAnsi="Times" w:cs="Times"/>
              <w:sz w:val="24"/>
              <w:szCs w:val="24"/>
            </w:rPr>
            <m:t>N</m:t>
          </w:del>
        </m:r>
        <m:d>
          <m:dPr>
            <m:ctrlPr>
              <w:del w:id="364" w:author="Revision One" w:date="2026-09-11T18:42:00Z" w16du:dateUtc="2026-09-11T22:42:00Z">
                <w:rPr>
                  <w:rFonts w:ascii="Times" w:eastAsia="Times" w:hAnsi="Times" w:cs="Times"/>
                  <w:sz w:val="24"/>
                  <w:szCs w:val="24"/>
                </w:rPr>
              </w:del>
            </m:ctrlPr>
          </m:dPr>
          <m:e>
            <m:r>
              <w:del w:id="365" w:author="Revision One" w:date="2026-09-11T18:42:00Z" w16du:dateUtc="2026-09-11T22:42:00Z">
                <w:rPr>
                  <w:rFonts w:ascii="Times" w:eastAsia="Times" w:hAnsi="Times" w:cs="Times"/>
                  <w:sz w:val="24"/>
                  <w:szCs w:val="24"/>
                </w:rPr>
                <m:t>d</m:t>
              </w:del>
            </m:r>
          </m:e>
        </m:d>
        <m:r>
          <w:del w:id="366" w:author="Revision One" w:date="2026-09-11T18:42:00Z" w16du:dateUtc="2026-09-11T22:42:00Z">
            <w:rPr>
              <w:rFonts w:ascii="Times" w:eastAsia="Times" w:hAnsi="Times" w:cs="Times"/>
              <w:sz w:val="24"/>
              <w:szCs w:val="24"/>
            </w:rPr>
            <m:t>+</m:t>
          </w:del>
        </m:r>
        <m:d>
          <m:dPr>
            <m:ctrlPr>
              <w:del w:id="367" w:author="Revision One" w:date="2026-09-11T18:42:00Z" w16du:dateUtc="2026-09-11T22:42:00Z">
                <w:rPr>
                  <w:rFonts w:ascii="Times" w:eastAsia="Times" w:hAnsi="Times" w:cs="Times"/>
                  <w:sz w:val="24"/>
                  <w:szCs w:val="24"/>
                </w:rPr>
              </w:del>
            </m:ctrlPr>
          </m:dPr>
          <m:e>
            <m:r>
              <w:del w:id="368" w:author="Revision One" w:date="2026-09-11T18:42:00Z" w16du:dateUtc="2026-09-11T22:42:00Z">
                <w:rPr>
                  <w:rFonts w:ascii="Times" w:eastAsia="Times" w:hAnsi="Times" w:cs="Times"/>
                  <w:sz w:val="24"/>
                  <w:szCs w:val="24"/>
                </w:rPr>
                <m:t>1-</m:t>
              </w:del>
            </m:r>
            <m:r>
              <w:del w:id="369" w:author="Revision One" w:date="2026-09-11T18:42:00Z" w16du:dateUtc="2026-09-11T22:42:00Z">
                <w:rPr>
                  <w:rFonts w:ascii="Times" w:eastAsia="Times" w:hAnsi="Times" w:cs="Times"/>
                  <w:sz w:val="24"/>
                  <w:szCs w:val="24"/>
                </w:rPr>
                <m:t>η</m:t>
              </w:del>
            </m:r>
          </m:e>
        </m:d>
        <m:r>
          <w:del w:id="370" w:author="Revision One" w:date="2026-09-11T18:42:00Z" w16du:dateUtc="2026-09-11T22:42:00Z">
            <w:rPr>
              <w:rFonts w:ascii="Times" w:eastAsia="Times" w:hAnsi="Times" w:cs="Times"/>
              <w:sz w:val="24"/>
              <w:szCs w:val="24"/>
            </w:rPr>
            <m:t> </m:t>
          </w:del>
        </m:r>
        <m:r>
          <w:del w:id="371" w:author="Revision One" w:date="2026-09-11T18:42:00Z" w16du:dateUtc="2026-09-11T22:42:00Z">
            <w:rPr>
              <w:rFonts w:ascii="Times" w:eastAsia="Times" w:hAnsi="Times" w:cs="Times"/>
              <w:sz w:val="24"/>
              <w:szCs w:val="24"/>
            </w:rPr>
            <m:t>R</m:t>
          </w:del>
        </m:r>
        <m:d>
          <m:dPr>
            <m:ctrlPr>
              <w:del w:id="372" w:author="Revision One" w:date="2026-09-11T18:42:00Z" w16du:dateUtc="2026-09-11T22:42:00Z">
                <w:rPr>
                  <w:rFonts w:ascii="Times" w:eastAsia="Times" w:hAnsi="Times" w:cs="Times"/>
                  <w:sz w:val="24"/>
                  <w:szCs w:val="24"/>
                </w:rPr>
              </w:del>
            </m:ctrlPr>
          </m:dPr>
          <m:e>
            <m:r>
              <w:del w:id="373" w:author="Revision One" w:date="2026-09-11T18:42:00Z" w16du:dateUtc="2026-09-11T22:42:00Z">
                <w:rPr>
                  <w:rFonts w:ascii="Times" w:eastAsia="Times" w:hAnsi="Times" w:cs="Times"/>
                  <w:sz w:val="24"/>
                  <w:szCs w:val="24"/>
                </w:rPr>
                <m:t>d</m:t>
              </w:del>
            </m:r>
          </m:e>
        </m:d>
        <m:r>
          <w:del w:id="374" w:author="Revision One" w:date="2026-09-11T18:42:00Z" w16du:dateUtc="2026-09-11T22:42:00Z">
            <w:rPr>
              <w:rFonts w:ascii="Times" w:eastAsia="Times" w:hAnsi="Times" w:cs="Times"/>
              <w:sz w:val="24"/>
              <w:szCs w:val="24"/>
            </w:rPr>
            <m:t>.</m:t>
          </w:del>
        </m:r>
      </m:oMath>
      <w:del w:id="375" w:author="Revision One" w:date="2026-09-11T18:42:00Z" w16du:dateUtc="2026-09-11T22:42:00Z">
        <w:r>
          <w:rPr>
            <w:rFonts w:ascii="Times" w:eastAsia="Times" w:hAnsi="Times" w:cs="Times"/>
            <w:sz w:val="24"/>
            <w:szCs w:val="24"/>
          </w:rPr>
          <w:delText xml:space="preserve"> </w:delText>
        </w:r>
      </w:del>
      <m:oMath>
        <m:r>
          <w:del w:id="376" w:author="Revision One" w:date="2026-09-11T18:42:00Z" w16du:dateUtc="2026-09-11T22:42:00Z">
            <w:rPr>
              <w:rFonts w:ascii="Times" w:eastAsia="Times" w:hAnsi="Times" w:cs="Times"/>
              <w:sz w:val="24"/>
              <w:szCs w:val="24"/>
            </w:rPr>
            <m:t>E</m:t>
          </w:del>
        </m:r>
        <m:r>
          <w:del w:id="377" w:author="Revision One" w:date="2026-09-11T18:42:00Z" w16du:dateUtc="2026-09-11T22:42:00Z">
            <w:rPr>
              <w:rFonts w:ascii="Times" w:eastAsia="Times" w:hAnsi="Times" w:cs="Times"/>
              <w:sz w:val="24"/>
              <w:szCs w:val="24"/>
            </w:rPr>
            <m:t>'</m:t>
          </w:del>
        </m:r>
      </m:oMath>
      <w:ins w:id="378" w:author="Revision One" w:date="2026-09-11T18:42:00Z" w16du:dateUtc="2026-09-11T22:42:00Z">
        <w:r>
          <w:rPr>
            <w:rFonts w:ascii="Times" w:eastAsia="Times" w:hAnsi="Times" w:cs="Times"/>
            <w:sz w:val="24"/>
            <w:szCs w:val="24"/>
          </w:rPr>
          <w:t>η: E(d) in Equation (6)</w:t>
        </w:r>
      </w:ins>
      <w:r>
        <w:rPr>
          <w:rFonts w:ascii="Times" w:eastAsia="Times" w:hAnsi="Times" w:cs="Times"/>
          <w:sz w:val="24"/>
          <w:szCs w:val="24"/>
        </w:rPr>
        <w:t xml:space="preserve"> is an exploration bonus in </w:t>
      </w:r>
      <m:oMath>
        <m:r>
          <w:del w:id="379" w:author="Revision One" w:date="2026-09-11T18:42:00Z" w16du:dateUtc="2026-09-11T22:42:00Z">
            <w:rPr>
              <w:rFonts w:ascii="Times" w:eastAsia="Times" w:hAnsi="Times" w:cs="Times"/>
              <w:sz w:val="24"/>
              <w:szCs w:val="24"/>
            </w:rPr>
            <m:t>[0,1]</m:t>
          </w:del>
        </m:r>
      </m:oMath>
      <w:ins w:id="380" w:author="Revision One" w:date="2026-09-11T18:42:00Z" w16du:dateUtc="2026-09-11T22:42:00Z">
        <w:r>
          <w:rPr>
            <w:rFonts w:ascii="Times" w:eastAsia="Times" w:hAnsi="Times" w:cs="Times"/>
            <w:sz w:val="24"/>
            <w:szCs w:val="24"/>
          </w:rPr>
          <w:t>[0,1],</w:t>
        </w:r>
      </w:ins>
      <w:r>
        <w:rPr>
          <w:rFonts w:ascii="Times" w:eastAsia="Times" w:hAnsi="Times" w:cs="Times"/>
          <w:sz w:val="24"/>
          <w:szCs w:val="24"/>
        </w:rPr>
        <w:t xml:space="preserve"> where </w:t>
      </w:r>
      <m:oMath>
        <m:r>
          <w:del w:id="381" w:author="Revision One" w:date="2026-09-11T18:42:00Z" w16du:dateUtc="2026-09-11T22:42:00Z">
            <w:rPr>
              <w:rFonts w:ascii="Cambria Math" w:hAnsi="Cambria Math"/>
            </w:rPr>
            <m:t>η</m:t>
          </w:del>
        </m:r>
      </m:oMath>
      <w:del w:id="382" w:author="Revision One" w:date="2026-09-11T18:42:00Z" w16du:dateUtc="2026-09-11T22:42:00Z">
        <w:r>
          <w:rPr>
            <w:rFonts w:ascii="Times" w:eastAsia="Times" w:hAnsi="Times" w:cs="Times"/>
            <w:sz w:val="24"/>
            <w:szCs w:val="24"/>
          </w:rPr>
          <w:delText xml:space="preserve"> (e.g.\ </w:delText>
        </w:r>
      </w:del>
      <w:ins w:id="383" w:author="Revision One" w:date="2026-09-11T18:42:00Z" w16du:dateUtc="2026-09-11T22:42:00Z">
        <w:r>
          <w:rPr>
            <w:rFonts w:ascii="Times" w:eastAsia="Times" w:hAnsi="Times" w:cs="Times"/>
            <w:sz w:val="24"/>
            <w:szCs w:val="24"/>
          </w:rPr>
          <w:t>η=</w:t>
        </w:r>
      </w:ins>
      <w:r>
        <w:rPr>
          <w:rFonts w:ascii="Times" w:eastAsia="Times" w:hAnsi="Times" w:cs="Times"/>
          <w:sz w:val="24"/>
          <w:szCs w:val="24"/>
        </w:rPr>
        <w:t>0.65</w:t>
      </w:r>
      <w:del w:id="384" w:author="Revision One" w:date="2026-09-11T18:42:00Z" w16du:dateUtc="2026-09-11T22:42:00Z">
        <w:r>
          <w:rPr>
            <w:rFonts w:ascii="Times" w:eastAsia="Times" w:hAnsi="Times" w:cs="Times"/>
            <w:sz w:val="24"/>
            <w:szCs w:val="24"/>
          </w:rPr>
          <w:delText>)</w:delText>
        </w:r>
      </w:del>
      <w:r>
        <w:rPr>
          <w:rFonts w:ascii="Times" w:eastAsia="Times" w:hAnsi="Times" w:cs="Times"/>
          <w:sz w:val="24"/>
          <w:szCs w:val="24"/>
        </w:rPr>
        <w:t xml:space="preserve"> controls the novelty vs entropy emphasis.</w:t>
      </w:r>
    </w:p>
    <w:p w14:paraId="00000043" w14:textId="77777777" w:rsidR="00CA4725" w:rsidRDefault="00CA4725">
      <w:pPr>
        <w:spacing w:line="240" w:lineRule="auto"/>
        <w:rPr>
          <w:del w:id="385" w:author="Revision One" w:date="2026-09-11T18:42:00Z" w16du:dateUtc="2026-09-11T22:42:00Z"/>
          <w:rFonts w:ascii="Times" w:eastAsia="Times" w:hAnsi="Times" w:cs="Times"/>
          <w:sz w:val="24"/>
          <w:szCs w:val="24"/>
        </w:rPr>
      </w:pPr>
    </w:p>
    <w:p w14:paraId="1998F20C" w14:textId="77777777" w:rsidR="00D56233" w:rsidRDefault="004141C4">
      <w:pPr>
        <w:jc w:val="center"/>
        <w:rPr>
          <w:ins w:id="386" w:author="Revision One" w:date="2026-09-11T18:42:00Z" w16du:dateUtc="2026-09-11T22:42:00Z"/>
        </w:rPr>
      </w:pPr>
      <m:oMath>
        <m:r>
          <w:ins w:id="387" w:author="Revision One" w:date="2026-09-11T18:42:00Z" w16du:dateUtc="2026-09-11T22:42:00Z">
            <w:rPr>
              <w:rFonts w:ascii="Cambria Math" w:hAnsi="Cambria Math"/>
            </w:rPr>
            <m:t>E</m:t>
          </w:ins>
        </m:r>
        <m:r>
          <w:ins w:id="388" w:author="Revision One" w:date="2026-09-11T18:42:00Z" w16du:dateUtc="2026-09-11T22:42:00Z">
            <w:rPr>
              <w:rFonts w:ascii="Cambria Math" w:hAnsi="Cambria Math"/>
            </w:rPr>
            <m:t>(</m:t>
          </w:ins>
        </m:r>
        <m:r>
          <w:ins w:id="389" w:author="Revision One" w:date="2026-09-11T18:42:00Z" w16du:dateUtc="2026-09-11T22:42:00Z">
            <w:rPr>
              <w:rFonts w:ascii="Cambria Math" w:hAnsi="Cambria Math"/>
            </w:rPr>
            <m:t>d</m:t>
          </w:ins>
        </m:r>
        <m:r>
          <w:ins w:id="390" w:author="Revision One" w:date="2026-09-11T18:42:00Z" w16du:dateUtc="2026-09-11T22:42:00Z">
            <w:rPr>
              <w:rFonts w:ascii="Cambria Math" w:hAnsi="Cambria Math"/>
            </w:rPr>
            <m:t xml:space="preserve">) = </m:t>
          </w:ins>
        </m:r>
        <m:r>
          <w:ins w:id="391" w:author="Revision One" w:date="2026-09-11T18:42:00Z" w16du:dateUtc="2026-09-11T22:42:00Z">
            <w:rPr>
              <w:rFonts w:ascii="Cambria Math" w:hAnsi="Cambria Math"/>
            </w:rPr>
            <m:t>ηN</m:t>
          </w:ins>
        </m:r>
        <m:r>
          <w:ins w:id="392" w:author="Revision One" w:date="2026-09-11T18:42:00Z" w16du:dateUtc="2026-09-11T22:42:00Z">
            <w:rPr>
              <w:rFonts w:ascii="Cambria Math" w:hAnsi="Cambria Math"/>
            </w:rPr>
            <m:t>(</m:t>
          </w:ins>
        </m:r>
        <m:r>
          <w:ins w:id="393" w:author="Revision One" w:date="2026-09-11T18:42:00Z" w16du:dateUtc="2026-09-11T22:42:00Z">
            <w:rPr>
              <w:rFonts w:ascii="Cambria Math" w:hAnsi="Cambria Math"/>
            </w:rPr>
            <m:t>d</m:t>
          </w:ins>
        </m:r>
        <m:r>
          <w:ins w:id="394" w:author="Revision One" w:date="2026-09-11T18:42:00Z" w16du:dateUtc="2026-09-11T22:42:00Z">
            <w:rPr>
              <w:rFonts w:ascii="Cambria Math" w:hAnsi="Cambria Math"/>
            </w:rPr>
            <m:t>) + (1-</m:t>
          </w:ins>
        </m:r>
        <m:r>
          <w:ins w:id="395" w:author="Revision One" w:date="2026-09-11T18:42:00Z" w16du:dateUtc="2026-09-11T22:42:00Z">
            <w:rPr>
              <w:rFonts w:ascii="Cambria Math" w:hAnsi="Cambria Math"/>
            </w:rPr>
            <m:t>η</m:t>
          </w:ins>
        </m:r>
        <m:r>
          <w:ins w:id="396" w:author="Revision One" w:date="2026-09-11T18:42:00Z" w16du:dateUtc="2026-09-11T22:42:00Z">
            <w:rPr>
              <w:rFonts w:ascii="Cambria Math" w:hAnsi="Cambria Math"/>
            </w:rPr>
            <m:t>)</m:t>
          </w:ins>
        </m:r>
        <m:r>
          <w:ins w:id="397" w:author="Revision One" w:date="2026-09-11T18:42:00Z" w16du:dateUtc="2026-09-11T22:42:00Z">
            <w:rPr>
              <w:rFonts w:ascii="Cambria Math" w:hAnsi="Cambria Math"/>
            </w:rPr>
            <m:t>R</m:t>
          </w:ins>
        </m:r>
        <m:r>
          <w:ins w:id="398" w:author="Revision One" w:date="2026-09-11T18:42:00Z" w16du:dateUtc="2026-09-11T22:42:00Z">
            <w:rPr>
              <w:rFonts w:ascii="Cambria Math" w:hAnsi="Cambria Math"/>
            </w:rPr>
            <m:t>(</m:t>
          </w:ins>
        </m:r>
        <m:r>
          <w:ins w:id="399" w:author="Revision One" w:date="2026-09-11T18:42:00Z" w16du:dateUtc="2026-09-11T22:42:00Z">
            <w:rPr>
              <w:rFonts w:ascii="Cambria Math" w:hAnsi="Cambria Math"/>
            </w:rPr>
            <m:t>d</m:t>
          </w:ins>
        </m:r>
        <m:r>
          <w:ins w:id="400" w:author="Revision One" w:date="2026-09-11T18:42:00Z" w16du:dateUtc="2026-09-11T22:42:00Z">
            <w:rPr>
              <w:rFonts w:ascii="Cambria Math" w:hAnsi="Cambria Math"/>
            </w:rPr>
            <m:t>)</m:t>
          </w:ins>
        </m:r>
      </m:oMath>
      <w:ins w:id="401" w:author="Revision One" w:date="2026-09-11T18:42:00Z" w16du:dateUtc="2026-09-11T22:42:00Z">
        <w:r>
          <w:t xml:space="preserve">    (6)</w:t>
        </w:r>
      </w:ins>
    </w:p>
    <w:p w14:paraId="1B8A7035" w14:textId="77777777" w:rsidR="00D56233" w:rsidRDefault="00D56233">
      <w:pPr>
        <w:spacing w:line="240" w:lineRule="auto"/>
        <w:rPr>
          <w:ins w:id="402" w:author="Revision One" w:date="2026-09-11T18:42:00Z" w16du:dateUtc="2026-09-11T22:42:00Z"/>
          <w:rFonts w:ascii="Times" w:eastAsia="Times" w:hAnsi="Times" w:cs="Times"/>
          <w:sz w:val="24"/>
          <w:szCs w:val="24"/>
        </w:rPr>
      </w:pPr>
    </w:p>
    <w:p w14:paraId="28FF5D6C" w14:textId="77777777" w:rsidR="00D56233" w:rsidRDefault="004141C4">
      <w:pPr>
        <w:rPr>
          <w:ins w:id="403" w:author="Revision One" w:date="2026-09-11T18:42:00Z" w16du:dateUtc="2026-09-11T22:42:00Z"/>
        </w:rPr>
      </w:pPr>
      <w:ins w:id="404" w:author="Revision One" w:date="2026-09-11T18:42:00Z" w16du:dateUtc="2026-09-11T22:42:00Z">
        <w:r>
          <w:t>There is no discrete grace period: the refinement weight 1−exp(−I/50) is zero at zero impressions, approximately 0.095 at five and 0.632 at 50. Novelty applies to every low-exposure document, not only new arrivals.</w:t>
        </w:r>
      </w:ins>
    </w:p>
    <w:p w14:paraId="67AFCC9A" w14:textId="77777777" w:rsidR="00D56233" w:rsidRDefault="004141C4">
      <w:pPr>
        <w:spacing w:line="240" w:lineRule="auto"/>
        <w:rPr>
          <w:rFonts w:ascii="Times" w:eastAsia="Times" w:hAnsi="Times" w:cs="Times"/>
          <w:sz w:val="24"/>
          <w:szCs w:val="24"/>
        </w:rPr>
      </w:pPr>
      <w:r>
        <w:rPr>
          <w:rFonts w:ascii="Times" w:eastAsia="Times" w:hAnsi="Times" w:cs="Times"/>
          <w:sz w:val="24"/>
          <w:szCs w:val="24"/>
        </w:rPr>
        <w:t xml:space="preserve">To rank results, we first </w:t>
      </w:r>
      <w:del w:id="405" w:author="Revision One" w:date="2026-09-11T18:42:00Z" w16du:dateUtc="2026-09-11T22:42:00Z">
        <w:r>
          <w:rPr>
            <w:rFonts w:ascii="Times" w:eastAsia="Times" w:hAnsi="Times" w:cs="Times"/>
            <w:sz w:val="24"/>
            <w:szCs w:val="24"/>
          </w:rPr>
          <w:delText>form</w:delText>
        </w:r>
      </w:del>
      <w:ins w:id="406" w:author="Revision One" w:date="2026-09-11T18:42:00Z" w16du:dateUtc="2026-09-11T22:42:00Z">
        <w:r>
          <w:rPr>
            <w:rFonts w:ascii="Times" w:eastAsia="Times" w:hAnsi="Times" w:cs="Times"/>
            <w:sz w:val="24"/>
            <w:szCs w:val="24"/>
          </w:rPr>
          <w:t>fix the top-m items from the original base ranker as a safe prefix. We fill</w:t>
        </w:r>
      </w:ins>
      <w:r>
        <w:rPr>
          <w:rFonts w:ascii="Times" w:eastAsia="Times" w:hAnsi="Times" w:cs="Times"/>
          <w:sz w:val="24"/>
          <w:szCs w:val="24"/>
        </w:rPr>
        <w:t xml:space="preserve"> a candidate set of size top_L</w:t>
      </w:r>
      <w:del w:id="407" w:author="Revision One" w:date="2026-09-11T18:42:00Z" w16du:dateUtc="2026-09-11T22:42:00Z">
        <w:r>
          <w:rPr>
            <w:rFonts w:ascii="Times" w:eastAsia="Times" w:hAnsi="Times" w:cs="Times"/>
            <w:sz w:val="24"/>
            <w:szCs w:val="24"/>
          </w:rPr>
          <w:delText xml:space="preserve"> by taking</w:delText>
        </w:r>
      </w:del>
      <w:ins w:id="408" w:author="Revision One" w:date="2026-09-11T18:42:00Z" w16du:dateUtc="2026-09-11T22:42:00Z">
        <w:r>
          <w:rPr>
            <w:rFonts w:ascii="Times" w:eastAsia="Times" w:hAnsi="Times" w:cs="Times"/>
            <w:sz w:val="24"/>
            <w:szCs w:val="24"/>
          </w:rPr>
          <w:t>=50 with</w:t>
        </w:r>
      </w:ins>
      <w:r>
        <w:rPr>
          <w:rFonts w:ascii="Times" w:eastAsia="Times" w:hAnsi="Times" w:cs="Times"/>
          <w:sz w:val="24"/>
          <w:szCs w:val="24"/>
        </w:rPr>
        <w:t xml:space="preserve"> the </w:t>
      </w:r>
      <w:ins w:id="409" w:author="Revision One" w:date="2026-09-11T18:42:00Z" w16du:dateUtc="2026-09-11T22:42:00Z">
        <w:r>
          <w:rPr>
            <w:rFonts w:ascii="Times" w:eastAsia="Times" w:hAnsi="Times" w:cs="Times"/>
            <w:sz w:val="24"/>
            <w:szCs w:val="24"/>
          </w:rPr>
          <w:t xml:space="preserve">remaining </w:t>
        </w:r>
      </w:ins>
      <w:r>
        <w:rPr>
          <w:rFonts w:ascii="Times" w:eastAsia="Times" w:hAnsi="Times" w:cs="Times"/>
          <w:sz w:val="24"/>
          <w:szCs w:val="24"/>
        </w:rPr>
        <w:t xml:space="preserve">highest-scoring documents under </w:t>
      </w:r>
      <w:del w:id="410" w:author="Revision One" w:date="2026-09-11T18:42:00Z" w16du:dateUtc="2026-09-11T22:42:00Z">
        <w:r>
          <w:rPr>
            <w:rFonts w:ascii="Times" w:eastAsia="Times" w:hAnsi="Times" w:cs="Times"/>
            <w:sz w:val="24"/>
            <w:szCs w:val="24"/>
          </w:rPr>
          <w:delText>an adjusted</w:delText>
        </w:r>
      </w:del>
      <w:ins w:id="411" w:author="Revision One" w:date="2026-09-11T18:42:00Z" w16du:dateUtc="2026-09-11T22:42:00Z">
        <w:r>
          <w:rPr>
            <w:rFonts w:ascii="Times" w:eastAsia="Times" w:hAnsi="Times" w:cs="Times"/>
            <w:sz w:val="24"/>
            <w:szCs w:val="24"/>
          </w:rPr>
          <w:t>gate</w:t>
        </w:r>
      </w:ins>
      <w:r>
        <w:rPr>
          <w:rFonts w:ascii="Times" w:eastAsia="Times" w:hAnsi="Times" w:cs="Times"/>
          <w:sz w:val="24"/>
          <w:szCs w:val="24"/>
        </w:rPr>
        <w:t xml:space="preserve"> score </w:t>
      </w:r>
      <w:del w:id="412" w:author="Revision One" w:date="2026-09-11T18:42:00Z" w16du:dateUtc="2026-09-11T22:42:00Z">
        <w:r>
          <w:rPr>
            <w:rFonts w:ascii="Times" w:eastAsia="Times" w:hAnsi="Times" w:cs="Times"/>
            <w:sz w:val="24"/>
            <w:szCs w:val="24"/>
          </w:rPr>
          <w:delText>(which includes a small discount for new docs so they can pass the gate). Then we fix the top-m items from the base ranker as a safe prefix (to protect the user experience).</w:delText>
        </w:r>
      </w:del>
      <w:ins w:id="413" w:author="Revision One" w:date="2026-09-11T18:42:00Z" w16du:dateUtc="2026-09-11T22:42:00Z">
        <w:r>
          <w:rPr>
            <w:rFonts w:ascii="Times" w:eastAsia="Times" w:hAnsi="Times" w:cs="Times"/>
            <w:sz w:val="24"/>
            <w:szCs w:val="24"/>
          </w:rPr>
          <w:t>g(d)=s₀(d)+ηN(d). Ties follow candidate order.</w:t>
        </w:r>
      </w:ins>
      <w:r>
        <w:rPr>
          <w:rFonts w:ascii="Times" w:eastAsia="Times" w:hAnsi="Times" w:cs="Times"/>
          <w:sz w:val="24"/>
          <w:szCs w:val="24"/>
        </w:rPr>
        <w:t xml:space="preserve"> For the remaining </w:t>
      </w:r>
      <w:ins w:id="414" w:author="Revision One" w:date="2026-09-11T18:42:00Z" w16du:dateUtc="2026-09-11T22:42:00Z">
        <w:r>
          <w:rPr>
            <w:rFonts w:ascii="Times" w:eastAsia="Times" w:hAnsi="Times" w:cs="Times"/>
            <w:sz w:val="24"/>
            <w:szCs w:val="24"/>
          </w:rPr>
          <w:t xml:space="preserve">10−m </w:t>
        </w:r>
      </w:ins>
      <w:r>
        <w:rPr>
          <w:rFonts w:ascii="Times" w:eastAsia="Times" w:hAnsi="Times" w:cs="Times"/>
          <w:sz w:val="24"/>
          <w:szCs w:val="24"/>
        </w:rPr>
        <w:t xml:space="preserve">positions </w:t>
      </w:r>
      <w:del w:id="415" w:author="Revision One" w:date="2026-09-11T18:42:00Z" w16du:dateUtc="2026-09-11T22:42:00Z">
        <w:r>
          <w:rPr>
            <w:rFonts w:ascii="Times" w:eastAsia="Times" w:hAnsi="Times" w:cs="Times"/>
            <w:sz w:val="24"/>
            <w:szCs w:val="24"/>
          </w:rPr>
          <w:delText xml:space="preserve"> </w:delText>
        </w:r>
      </w:del>
      <w:r>
        <w:rPr>
          <w:rFonts w:ascii="Times" w:eastAsia="Times" w:hAnsi="Times" w:cs="Times"/>
          <w:sz w:val="24"/>
          <w:szCs w:val="24"/>
        </w:rPr>
        <w:t xml:space="preserve">we re-rank by </w:t>
      </w:r>
      <w:del w:id="416" w:author="Revision One" w:date="2026-09-11T18:42:00Z" w16du:dateUtc="2026-09-11T22:42:00Z">
        <w:r>
          <w:rPr>
            <w:rFonts w:ascii="Times" w:eastAsia="Times" w:hAnsi="Times" w:cs="Times"/>
            <w:sz w:val="24"/>
            <w:szCs w:val="24"/>
          </w:rPr>
          <w:delText>the score :</w:delText>
        </w:r>
      </w:del>
      <w:ins w:id="417" w:author="Revision One" w:date="2026-09-11T18:42:00Z" w16du:dateUtc="2026-09-11T22:42:00Z">
        <w:r>
          <w:rPr>
            <w:rFonts w:ascii="Times" w:eastAsia="Times" w:hAnsi="Times" w:cs="Times"/>
            <w:sz w:val="24"/>
            <w:szCs w:val="24"/>
          </w:rPr>
          <w:t>Equations (7) and (8):</w:t>
        </w:r>
      </w:ins>
    </w:p>
    <w:p w14:paraId="00000045" w14:textId="77777777" w:rsidR="00CA4725" w:rsidRDefault="004141C4">
      <w:pPr>
        <w:spacing w:after="200" w:line="240" w:lineRule="auto"/>
        <w:jc w:val="center"/>
        <w:rPr>
          <w:del w:id="418" w:author="Revision One" w:date="2026-09-11T18:42:00Z" w16du:dateUtc="2026-09-11T22:42:00Z"/>
          <w:rFonts w:ascii="Times" w:eastAsia="Times" w:hAnsi="Times" w:cs="Times"/>
          <w:sz w:val="24"/>
          <w:szCs w:val="24"/>
        </w:rPr>
      </w:pPr>
      <m:oMathPara>
        <m:oMath>
          <m:r>
            <w:del w:id="419" w:author="Revision One" w:date="2026-09-11T18:42:00Z" w16du:dateUtc="2026-09-11T22:42:00Z">
              <w:rPr>
                <w:rFonts w:ascii="Times" w:eastAsia="Times" w:hAnsi="Times" w:cs="Times"/>
                <w:sz w:val="24"/>
                <w:szCs w:val="24"/>
              </w:rPr>
              <m:t>s</m:t>
            </w:del>
          </m:r>
          <m:d>
            <m:dPr>
              <m:ctrlPr>
                <w:del w:id="420" w:author="Revision One" w:date="2026-09-11T18:42:00Z" w16du:dateUtc="2026-09-11T22:42:00Z">
                  <w:rPr>
                    <w:rFonts w:ascii="Times" w:eastAsia="Times" w:hAnsi="Times" w:cs="Times"/>
                    <w:sz w:val="24"/>
                    <w:szCs w:val="24"/>
                  </w:rPr>
                </w:del>
              </m:ctrlPr>
            </m:dPr>
            <m:e>
              <m:r>
                <w:del w:id="421" w:author="Revision One" w:date="2026-09-11T18:42:00Z" w16du:dateUtc="2026-09-11T22:42:00Z">
                  <w:rPr>
                    <w:rFonts w:ascii="Times" w:eastAsia="Times" w:hAnsi="Times" w:cs="Times"/>
                    <w:sz w:val="24"/>
                    <w:szCs w:val="24"/>
                  </w:rPr>
                  <m:t>d</m:t>
                </w:del>
              </m:r>
            </m:e>
          </m:d>
          <m:r>
            <w:del w:id="422" w:author="Revision One" w:date="2026-09-11T18:42:00Z" w16du:dateUtc="2026-09-11T22:42:00Z">
              <w:rPr>
                <w:rFonts w:ascii="Times" w:eastAsia="Times" w:hAnsi="Times" w:cs="Times"/>
                <w:sz w:val="24"/>
                <w:szCs w:val="24"/>
              </w:rPr>
              <m:t>=</m:t>
            </w:del>
          </m:r>
          <m:sSub>
            <m:sSubPr>
              <m:ctrlPr>
                <w:del w:id="423" w:author="Revision One" w:date="2026-09-11T18:42:00Z" w16du:dateUtc="2026-09-11T22:42:00Z">
                  <w:rPr>
                    <w:rFonts w:ascii="Times" w:eastAsia="Times" w:hAnsi="Times" w:cs="Times"/>
                    <w:sz w:val="24"/>
                    <w:szCs w:val="24"/>
                  </w:rPr>
                </w:del>
              </m:ctrlPr>
            </m:sSubPr>
            <m:e>
              <m:r>
                <w:del w:id="424" w:author="Revision One" w:date="2026-09-11T18:42:00Z" w16du:dateUtc="2026-09-11T22:42:00Z">
                  <w:rPr>
                    <w:rFonts w:ascii="Times" w:eastAsia="Times" w:hAnsi="Times" w:cs="Times"/>
                    <w:sz w:val="24"/>
                    <w:szCs w:val="24"/>
                  </w:rPr>
                  <m:t>s</m:t>
                </w:del>
              </m:r>
            </m:e>
            <m:sub>
              <m:r>
                <w:del w:id="425" w:author="Revision One" w:date="2026-09-11T18:42:00Z" w16du:dateUtc="2026-09-11T22:42:00Z">
                  <w:rPr>
                    <w:rFonts w:ascii="Times" w:eastAsia="Times" w:hAnsi="Times" w:cs="Times"/>
                    <w:sz w:val="24"/>
                    <w:szCs w:val="24"/>
                  </w:rPr>
                  <m:t>0,</m:t>
                </w:del>
              </m:r>
              <m:r>
                <w:del w:id="426" w:author="Revision One" w:date="2026-09-11T18:42:00Z" w16du:dateUtc="2026-09-11T22:42:00Z">
                  <w:rPr>
                    <w:rFonts w:ascii="Times" w:eastAsia="Times" w:hAnsi="Times" w:cs="Times"/>
                    <w:sz w:val="24"/>
                    <w:szCs w:val="24"/>
                  </w:rPr>
                  <m:t>norm</m:t>
                </w:del>
              </m:r>
            </m:sub>
          </m:sSub>
          <m:d>
            <m:dPr>
              <m:ctrlPr>
                <w:del w:id="427" w:author="Revision One" w:date="2026-09-11T18:42:00Z" w16du:dateUtc="2026-09-11T22:42:00Z">
                  <w:rPr>
                    <w:rFonts w:ascii="Times" w:eastAsia="Times" w:hAnsi="Times" w:cs="Times"/>
                    <w:sz w:val="24"/>
                    <w:szCs w:val="24"/>
                  </w:rPr>
                </w:del>
              </m:ctrlPr>
            </m:dPr>
            <m:e>
              <m:r>
                <w:del w:id="428" w:author="Revision One" w:date="2026-09-11T18:42:00Z" w16du:dateUtc="2026-09-11T22:42:00Z">
                  <w:rPr>
                    <w:rFonts w:ascii="Times" w:eastAsia="Times" w:hAnsi="Times" w:cs="Times"/>
                    <w:sz w:val="24"/>
                    <w:szCs w:val="24"/>
                  </w:rPr>
                  <m:t>d</m:t>
                </w:del>
              </m:r>
            </m:e>
          </m:d>
          <m:r>
            <w:del w:id="429" w:author="Revision One" w:date="2026-09-11T18:42:00Z" w16du:dateUtc="2026-09-11T22:42:00Z">
              <w:rPr>
                <w:rFonts w:ascii="Times" w:eastAsia="Times" w:hAnsi="Times" w:cs="Times"/>
                <w:sz w:val="24"/>
                <w:szCs w:val="24"/>
              </w:rPr>
              <m:t>+</m:t>
            </w:del>
          </m:r>
          <m:r>
            <w:del w:id="430" w:author="Revision One" w:date="2026-09-11T18:42:00Z" w16du:dateUtc="2026-09-11T22:42:00Z">
              <w:rPr>
                <w:rFonts w:ascii="Times" w:eastAsia="Times" w:hAnsi="Times" w:cs="Times"/>
                <w:sz w:val="24"/>
                <w:szCs w:val="24"/>
              </w:rPr>
              <m:t>λ</m:t>
            </w:del>
          </m:r>
          <m:r>
            <w:del w:id="431" w:author="Revision One" w:date="2026-09-11T18:42:00Z" w16du:dateUtc="2026-09-11T22:42:00Z">
              <w:rPr>
                <w:rFonts w:ascii="Times" w:eastAsia="Times" w:hAnsi="Times" w:cs="Times"/>
                <w:sz w:val="24"/>
                <w:szCs w:val="24"/>
              </w:rPr>
              <m:t> </m:t>
            </w:del>
          </m:r>
          <m:r>
            <w:del w:id="432" w:author="Revision One" w:date="2026-09-11T18:42:00Z" w16du:dateUtc="2026-09-11T22:42:00Z">
              <w:rPr>
                <w:rFonts w:ascii="Times" w:eastAsia="Times" w:hAnsi="Times" w:cs="Times"/>
                <w:sz w:val="24"/>
                <w:szCs w:val="24"/>
              </w:rPr>
              <m:t>E</m:t>
            </w:del>
          </m:r>
          <m:r>
            <w:del w:id="433" w:author="Revision One" w:date="2026-09-11T18:42:00Z" w16du:dateUtc="2026-09-11T22:42:00Z">
              <w:rPr>
                <w:rFonts w:ascii="Times" w:eastAsia="Times" w:hAnsi="Times" w:cs="Times"/>
                <w:sz w:val="24"/>
                <w:szCs w:val="24"/>
              </w:rPr>
              <m:t>'</m:t>
            </w:del>
          </m:r>
          <m:d>
            <m:dPr>
              <m:ctrlPr>
                <w:del w:id="434" w:author="Revision One" w:date="2026-09-11T18:42:00Z" w16du:dateUtc="2026-09-11T22:42:00Z">
                  <w:rPr>
                    <w:rFonts w:ascii="Times" w:eastAsia="Times" w:hAnsi="Times" w:cs="Times"/>
                    <w:sz w:val="24"/>
                    <w:szCs w:val="24"/>
                  </w:rPr>
                </w:del>
              </m:ctrlPr>
            </m:dPr>
            <m:e>
              <m:r>
                <w:del w:id="435" w:author="Revision One" w:date="2026-09-11T18:42:00Z" w16du:dateUtc="2026-09-11T22:42:00Z">
                  <w:rPr>
                    <w:rFonts w:ascii="Times" w:eastAsia="Times" w:hAnsi="Times" w:cs="Times"/>
                    <w:sz w:val="24"/>
                    <w:szCs w:val="24"/>
                  </w:rPr>
                  <m:t>d</m:t>
                </w:del>
              </m:r>
            </m:e>
          </m:d>
          <m:r>
            <w:del w:id="436" w:author="Revision One" w:date="2026-09-11T18:42:00Z" w16du:dateUtc="2026-09-11T22:42:00Z">
              <w:rPr>
                <w:rFonts w:ascii="Times" w:eastAsia="Times" w:hAnsi="Times" w:cs="Times"/>
                <w:sz w:val="24"/>
                <w:szCs w:val="24"/>
              </w:rPr>
              <m:t>,</m:t>
            </w:del>
          </m:r>
        </m:oMath>
      </m:oMathPara>
    </w:p>
    <w:p w14:paraId="5E491E03" w14:textId="77777777" w:rsidR="00D56233" w:rsidRDefault="004141C4">
      <w:pPr>
        <w:jc w:val="center"/>
        <w:rPr>
          <w:ins w:id="437" w:author="Revision One" w:date="2026-09-11T18:42:00Z" w16du:dateUtc="2026-09-11T22:42:00Z"/>
        </w:rPr>
      </w:pPr>
      <w:del w:id="438" w:author="Revision One" w:date="2026-09-11T18:42:00Z" w16du:dateUtc="2026-09-11T22:42:00Z">
        <w:r>
          <w:rPr>
            <w:rFonts w:ascii="Times" w:eastAsia="Times" w:hAnsi="Times" w:cs="Times"/>
            <w:sz w:val="24"/>
            <w:szCs w:val="24"/>
          </w:rPr>
          <w:delText xml:space="preserve">Where </w:delText>
        </w:r>
      </w:del>
      <m:oMath>
        <m:sSub>
          <m:sSubPr>
            <m:ctrlPr>
              <w:del w:id="439" w:author="Revision One" w:date="2026-09-11T18:42:00Z" w16du:dateUtc="2026-09-11T22:42:00Z">
                <w:rPr>
                  <w:rFonts w:ascii="Times" w:eastAsia="Times" w:hAnsi="Times" w:cs="Times"/>
                  <w:sz w:val="24"/>
                  <w:szCs w:val="24"/>
                </w:rPr>
              </w:del>
            </m:ctrlPr>
          </m:sSubPr>
          <m:e>
            <m:r>
              <w:del w:id="440" w:author="Revision One" w:date="2026-09-11T18:42:00Z" w16du:dateUtc="2026-09-11T22:42:00Z">
                <w:rPr>
                  <w:rFonts w:ascii="Times" w:eastAsia="Times" w:hAnsi="Times" w:cs="Times"/>
                  <w:sz w:val="24"/>
                  <w:szCs w:val="24"/>
                </w:rPr>
                <m:t>s</m:t>
              </w:del>
            </m:r>
          </m:e>
          <m:sub>
            <m:r>
              <w:del w:id="441" w:author="Revision One" w:date="2026-09-11T18:42:00Z" w16du:dateUtc="2026-09-11T22:42:00Z">
                <w:rPr>
                  <w:rFonts w:ascii="Times" w:eastAsia="Times" w:hAnsi="Times" w:cs="Times"/>
                  <w:sz w:val="24"/>
                  <w:szCs w:val="24"/>
                </w:rPr>
                <m:t>0,</m:t>
              </w:del>
            </m:r>
            <m:r>
              <w:del w:id="442" w:author="Revision One" w:date="2026-09-11T18:42:00Z" w16du:dateUtc="2026-09-11T22:42:00Z">
                <w:rPr>
                  <w:rFonts w:ascii="Times" w:eastAsia="Times" w:hAnsi="Times" w:cs="Times"/>
                  <w:sz w:val="24"/>
                  <w:szCs w:val="24"/>
                </w:rPr>
                <m:t>norm</m:t>
              </w:del>
            </m:r>
          </m:sub>
        </m:sSub>
        <m:sSub>
          <m:sSubPr>
            <m:ctrlPr>
              <w:ins w:id="443" w:author="Revision One" w:date="2026-09-11T18:42:00Z" w16du:dateUtc="2026-09-11T22:42:00Z">
                <w:rPr>
                  <w:rFonts w:ascii="Cambria Math" w:hAnsi="Cambria Math"/>
                </w:rPr>
              </w:ins>
            </m:ctrlPr>
          </m:sSubPr>
          <m:e>
            <m:r>
              <w:ins w:id="444" w:author="Revision One" w:date="2026-09-11T18:42:00Z" w16du:dateUtc="2026-09-11T22:42:00Z">
                <w:rPr>
                  <w:rFonts w:ascii="Cambria Math" w:hAnsi="Cambria Math"/>
                </w:rPr>
                <m:t>s</m:t>
              </w:ins>
            </m:r>
          </m:e>
          <m:sub>
            <m:r>
              <w:ins w:id="445" w:author="Revision One" w:date="2026-09-11T18:42:00Z" w16du:dateUtc="2026-09-11T22:42:00Z">
                <m:rPr>
                  <m:sty m:val="p"/>
                </m:rPr>
                <w:rPr>
                  <w:rFonts w:ascii="Cambria Math" w:hAnsi="Cambria Math"/>
                </w:rPr>
                <m:t>norm</m:t>
              </w:ins>
            </m:r>
          </m:sub>
        </m:sSub>
        <m:r>
          <w:ins w:id="446" w:author="Revision One" w:date="2026-09-11T18:42:00Z" w16du:dateUtc="2026-09-11T22:42:00Z">
            <w:rPr>
              <w:rFonts w:ascii="Cambria Math" w:hAnsi="Cambria Math"/>
            </w:rPr>
            <m:t>(</m:t>
          </w:ins>
        </m:r>
        <m:r>
          <w:ins w:id="447" w:author="Revision One" w:date="2026-09-11T18:42:00Z" w16du:dateUtc="2026-09-11T22:42:00Z">
            <w:rPr>
              <w:rFonts w:ascii="Cambria Math" w:hAnsi="Cambria Math"/>
            </w:rPr>
            <m:t>d</m:t>
          </w:ins>
        </m:r>
        <m:r>
          <w:ins w:id="448" w:author="Revision One" w:date="2026-09-11T18:42:00Z" w16du:dateUtc="2026-09-11T22:42:00Z">
            <w:rPr>
              <w:rFonts w:ascii="Cambria Math" w:hAnsi="Cambria Math"/>
            </w:rPr>
            <m:t xml:space="preserve">) = 1 - </m:t>
          </w:ins>
        </m:r>
        <m:f>
          <m:fPr>
            <m:ctrlPr>
              <w:ins w:id="449" w:author="Revision One" w:date="2026-09-11T18:42:00Z" w16du:dateUtc="2026-09-11T22:42:00Z">
                <w:rPr>
                  <w:rFonts w:ascii="Cambria Math" w:hAnsi="Cambria Math"/>
                </w:rPr>
              </w:ins>
            </m:ctrlPr>
          </m:fPr>
          <m:num>
            <m:sSub>
              <m:sSubPr>
                <m:ctrlPr>
                  <w:ins w:id="450" w:author="Revision One" w:date="2026-09-11T18:42:00Z" w16du:dateUtc="2026-09-11T22:42:00Z">
                    <w:rPr>
                      <w:rFonts w:ascii="Cambria Math" w:hAnsi="Cambria Math"/>
                    </w:rPr>
                  </w:ins>
                </m:ctrlPr>
              </m:sSubPr>
              <m:e>
                <m:r>
                  <w:ins w:id="451" w:author="Revision One" w:date="2026-09-11T18:42:00Z" w16du:dateUtc="2026-09-11T22:42:00Z">
                    <m:rPr>
                      <m:sty m:val="p"/>
                    </m:rPr>
                    <w:rPr>
                      <w:rFonts w:ascii="Cambria Math" w:hAnsi="Cambria Math"/>
                    </w:rPr>
                    <m:t>rank</m:t>
                  </w:ins>
                </m:r>
              </m:e>
              <m:sub>
                <m:r>
                  <w:ins w:id="452" w:author="Revision One" w:date="2026-09-11T18:42:00Z" w16du:dateUtc="2026-09-11T22:42:00Z">
                    <m:rPr>
                      <m:sty m:val="p"/>
                    </m:rPr>
                    <w:rPr>
                      <w:rFonts w:ascii="Cambria Math" w:hAnsi="Cambria Math"/>
                    </w:rPr>
                    <m:t>pool</m:t>
                  </w:ins>
                </m:r>
              </m:sub>
            </m:sSub>
            <m:r>
              <w:ins w:id="453" w:author="Revision One" w:date="2026-09-11T18:42:00Z" w16du:dateUtc="2026-09-11T22:42:00Z">
                <w:rPr>
                  <w:rFonts w:ascii="Cambria Math" w:hAnsi="Cambria Math"/>
                </w:rPr>
                <m:t>(</m:t>
              </w:ins>
            </m:r>
            <m:r>
              <w:ins w:id="454" w:author="Revision One" w:date="2026-09-11T18:42:00Z" w16du:dateUtc="2026-09-11T22:42:00Z">
                <w:rPr>
                  <w:rFonts w:ascii="Cambria Math" w:hAnsi="Cambria Math"/>
                </w:rPr>
                <m:t>d</m:t>
              </w:ins>
            </m:r>
            <m:r>
              <w:ins w:id="455" w:author="Revision One" w:date="2026-09-11T18:42:00Z" w16du:dateUtc="2026-09-11T22:42:00Z">
                <w:rPr>
                  <w:rFonts w:ascii="Cambria Math" w:hAnsi="Cambria Math"/>
                </w:rPr>
                <m:t>) - 1</m:t>
              </w:ins>
            </m:r>
          </m:num>
          <m:den>
            <m:r>
              <w:ins w:id="456" w:author="Revision One" w:date="2026-09-11T18:42:00Z" w16du:dateUtc="2026-09-11T22:42:00Z">
                <w:rPr>
                  <w:rFonts w:ascii="Cambria Math" w:hAnsi="Cambria Math"/>
                </w:rPr>
                <m:t>M</m:t>
              </w:ins>
            </m:r>
            <m:r>
              <w:ins w:id="457" w:author="Revision One" w:date="2026-09-11T18:42:00Z" w16du:dateUtc="2026-09-11T22:42:00Z">
                <w:rPr>
                  <w:rFonts w:ascii="Cambria Math" w:hAnsi="Cambria Math"/>
                </w:rPr>
                <m:t xml:space="preserve"> - 1</m:t>
              </w:ins>
            </m:r>
          </m:den>
        </m:f>
      </m:oMath>
      <w:ins w:id="458" w:author="Revision One" w:date="2026-09-11T18:42:00Z" w16du:dateUtc="2026-09-11T22:42:00Z">
        <w:r>
          <w:t xml:space="preserve">    (7)</w:t>
        </w:r>
      </w:ins>
    </w:p>
    <w:p w14:paraId="361152C6" w14:textId="77777777" w:rsidR="00D56233" w:rsidRDefault="004141C4">
      <w:pPr>
        <w:jc w:val="center"/>
        <w:rPr>
          <w:ins w:id="459" w:author="Revision One" w:date="2026-09-11T18:42:00Z" w16du:dateUtc="2026-09-11T22:42:00Z"/>
        </w:rPr>
      </w:pPr>
      <m:oMath>
        <m:sSub>
          <m:sSubPr>
            <m:ctrlPr>
              <w:ins w:id="460" w:author="Revision One" w:date="2026-09-11T18:42:00Z" w16du:dateUtc="2026-09-11T22:42:00Z">
                <w:rPr>
                  <w:rFonts w:ascii="Cambria Math" w:hAnsi="Cambria Math"/>
                </w:rPr>
              </w:ins>
            </m:ctrlPr>
          </m:sSubPr>
          <m:e>
            <m:r>
              <w:ins w:id="461" w:author="Revision One" w:date="2026-09-11T18:42:00Z" w16du:dateUtc="2026-09-11T22:42:00Z">
                <w:rPr>
                  <w:rFonts w:ascii="Cambria Math" w:hAnsi="Cambria Math"/>
                </w:rPr>
                <m:t>s</m:t>
              </w:ins>
            </m:r>
          </m:e>
          <m:sub>
            <m:r>
              <w:ins w:id="462" w:author="Revision One" w:date="2026-09-11T18:42:00Z" w16du:dateUtc="2026-09-11T22:42:00Z">
                <m:rPr>
                  <m:sty m:val="p"/>
                </m:rPr>
                <w:rPr>
                  <w:rFonts w:ascii="Cambria Math" w:hAnsi="Cambria Math"/>
                </w:rPr>
                <m:t>EDE</m:t>
              </w:ins>
            </m:r>
          </m:sub>
        </m:sSub>
        <m:r>
          <w:ins w:id="463" w:author="Revision One" w:date="2026-09-11T18:42:00Z" w16du:dateUtc="2026-09-11T22:42:00Z">
            <w:rPr>
              <w:rFonts w:ascii="Cambria Math" w:hAnsi="Cambria Math"/>
            </w:rPr>
            <m:t>(</m:t>
          </w:ins>
        </m:r>
        <m:r>
          <w:ins w:id="464" w:author="Revision One" w:date="2026-09-11T18:42:00Z" w16du:dateUtc="2026-09-11T22:42:00Z">
            <w:rPr>
              <w:rFonts w:ascii="Cambria Math" w:hAnsi="Cambria Math"/>
            </w:rPr>
            <m:t>d</m:t>
          </w:ins>
        </m:r>
        <m:r>
          <w:ins w:id="465" w:author="Revision One" w:date="2026-09-11T18:42:00Z" w16du:dateUtc="2026-09-11T22:42:00Z">
            <w:rPr>
              <w:rFonts w:ascii="Cambria Math" w:hAnsi="Cambria Math"/>
            </w:rPr>
            <m:t xml:space="preserve">) = </m:t>
          </w:ins>
        </m:r>
        <m:sSub>
          <m:sSubPr>
            <m:ctrlPr>
              <w:ins w:id="466" w:author="Revision One" w:date="2026-09-11T18:42:00Z" w16du:dateUtc="2026-09-11T22:42:00Z">
                <w:rPr>
                  <w:rFonts w:ascii="Cambria Math" w:hAnsi="Cambria Math"/>
                </w:rPr>
              </w:ins>
            </m:ctrlPr>
          </m:sSubPr>
          <m:e>
            <m:r>
              <w:ins w:id="467" w:author="Revision One" w:date="2026-09-11T18:42:00Z" w16du:dateUtc="2026-09-11T22:42:00Z">
                <w:rPr>
                  <w:rFonts w:ascii="Cambria Math" w:hAnsi="Cambria Math"/>
                </w:rPr>
                <m:t>s</m:t>
              </w:ins>
            </m:r>
          </m:e>
          <m:sub>
            <m:r>
              <w:ins w:id="468" w:author="Revision One" w:date="2026-09-11T18:42:00Z" w16du:dateUtc="2026-09-11T22:42:00Z">
                <m:rPr>
                  <m:sty m:val="p"/>
                </m:rPr>
                <w:rPr>
                  <w:rFonts w:ascii="Cambria Math" w:hAnsi="Cambria Math"/>
                </w:rPr>
                <m:t>norm</m:t>
              </w:ins>
            </m:r>
          </m:sub>
        </m:sSub>
        <m:r>
          <w:ins w:id="469" w:author="Revision One" w:date="2026-09-11T18:42:00Z" w16du:dateUtc="2026-09-11T22:42:00Z">
            <w:rPr>
              <w:rFonts w:ascii="Cambria Math" w:hAnsi="Cambria Math"/>
            </w:rPr>
            <m:t>(</m:t>
          </w:ins>
        </m:r>
        <m:r>
          <w:ins w:id="470" w:author="Revision One" w:date="2026-09-11T18:42:00Z" w16du:dateUtc="2026-09-11T22:42:00Z">
            <w:rPr>
              <w:rFonts w:ascii="Cambria Math" w:hAnsi="Cambria Math"/>
            </w:rPr>
            <m:t>d</m:t>
          </w:ins>
        </m:r>
        <m:r>
          <w:ins w:id="471" w:author="Revision One" w:date="2026-09-11T18:42:00Z" w16du:dateUtc="2026-09-11T22:42:00Z">
            <w:rPr>
              <w:rFonts w:ascii="Cambria Math" w:hAnsi="Cambria Math"/>
            </w:rPr>
            <m:t xml:space="preserve">) + </m:t>
          </w:ins>
        </m:r>
        <m:r>
          <w:ins w:id="472" w:author="Revision One" w:date="2026-09-11T18:42:00Z" w16du:dateUtc="2026-09-11T22:42:00Z">
            <w:rPr>
              <w:rFonts w:ascii="Cambria Math" w:hAnsi="Cambria Math"/>
            </w:rPr>
            <m:t>λE</m:t>
          </w:ins>
        </m:r>
        <m:r>
          <w:ins w:id="473" w:author="Revision One" w:date="2026-09-11T18:42:00Z" w16du:dateUtc="2026-09-11T22:42:00Z">
            <w:rPr>
              <w:rFonts w:ascii="Cambria Math" w:hAnsi="Cambria Math"/>
            </w:rPr>
            <m:t>(</m:t>
          </w:ins>
        </m:r>
        <m:r>
          <w:ins w:id="474" w:author="Revision One" w:date="2026-09-11T18:42:00Z" w16du:dateUtc="2026-09-11T22:42:00Z">
            <w:rPr>
              <w:rFonts w:ascii="Cambria Math" w:hAnsi="Cambria Math"/>
            </w:rPr>
            <m:t>d</m:t>
          </w:ins>
        </m:r>
        <m:r>
          <w:ins w:id="475" w:author="Revision One" w:date="2026-09-11T18:42:00Z" w16du:dateUtc="2026-09-11T22:42:00Z">
            <w:rPr>
              <w:rFonts w:ascii="Cambria Math" w:hAnsi="Cambria Math"/>
            </w:rPr>
            <m:t>)</m:t>
          </w:ins>
        </m:r>
      </m:oMath>
      <w:ins w:id="476" w:author="Revision One" w:date="2026-09-11T18:42:00Z" w16du:dateUtc="2026-09-11T22:42:00Z">
        <w:r>
          <w:t xml:space="preserve">    (8)</w:t>
        </w:r>
      </w:ins>
    </w:p>
    <w:p w14:paraId="51A14F2B" w14:textId="77777777" w:rsidR="00D56233" w:rsidRDefault="004141C4">
      <w:pPr>
        <w:spacing w:line="240" w:lineRule="auto"/>
        <w:rPr>
          <w:rFonts w:ascii="Times" w:eastAsia="Times" w:hAnsi="Times" w:cs="Times"/>
          <w:sz w:val="24"/>
          <w:szCs w:val="24"/>
        </w:rPr>
      </w:pPr>
      <w:ins w:id="477" w:author="Revision One" w:date="2026-09-11T18:42:00Z" w16du:dateUtc="2026-09-11T22:42:00Z">
        <w:r>
          <w:rPr>
            <w:rFonts w:ascii="Times" w:eastAsia="Times" w:hAnsi="Times" w:cs="Times"/>
            <w:sz w:val="24"/>
            <w:szCs w:val="24"/>
          </w:rPr>
          <w:t>Here s_norm</w:t>
        </w:r>
      </w:ins>
      <w:r>
        <w:rPr>
          <w:rFonts w:ascii="Times" w:eastAsia="Times" w:hAnsi="Times" w:cs="Times"/>
          <w:sz w:val="24"/>
          <w:szCs w:val="24"/>
        </w:rPr>
        <w:t xml:space="preserve"> is a </w:t>
      </w:r>
      <w:del w:id="478" w:author="Revision One" w:date="2026-09-11T18:42:00Z" w16du:dateUtc="2026-09-11T22:42:00Z">
        <w:r>
          <w:rPr>
            <w:rFonts w:ascii="Times" w:eastAsia="Times" w:hAnsi="Times" w:cs="Times"/>
            <w:sz w:val="24"/>
            <w:szCs w:val="24"/>
          </w:rPr>
          <w:delText xml:space="preserve">min-max </w:delText>
        </w:r>
      </w:del>
      <w:ins w:id="479" w:author="Revision One" w:date="2026-09-11T18:42:00Z" w16du:dateUtc="2026-09-11T22:42:00Z">
        <w:r>
          <w:rPr>
            <w:rFonts w:ascii="Times" w:eastAsia="Times" w:hAnsi="Times" w:cs="Times"/>
            <w:sz w:val="24"/>
            <w:szCs w:val="24"/>
          </w:rPr>
          <w:t>rank-</w:t>
        </w:r>
      </w:ins>
      <w:r>
        <w:rPr>
          <w:rFonts w:ascii="Times" w:eastAsia="Times" w:hAnsi="Times" w:cs="Times"/>
          <w:sz w:val="24"/>
          <w:szCs w:val="24"/>
        </w:rPr>
        <w:t>normalized base score</w:t>
      </w:r>
      <w:del w:id="480" w:author="Revision One" w:date="2026-09-11T18:42:00Z" w16du:dateUtc="2026-09-11T22:42:00Z">
        <w:r>
          <w:rPr>
            <w:rFonts w:ascii="Times" w:eastAsia="Times" w:hAnsi="Times" w:cs="Times"/>
            <w:sz w:val="24"/>
            <w:szCs w:val="24"/>
          </w:rPr>
          <w:delText>, ensuring the initial ranking signals operate on a standardized computational scale (Han et al., 2011).</w:delText>
        </w:r>
      </w:del>
      <w:ins w:id="481" w:author="Revision One" w:date="2026-09-11T18:42:00Z" w16du:dateUtc="2026-09-11T22:42:00Z">
        <w:r>
          <w:rPr>
            <w:rFonts w:ascii="Times" w:eastAsia="Times" w:hAnsi="Times" w:cs="Times"/>
            <w:sz w:val="24"/>
            <w:szCs w:val="24"/>
          </w:rPr>
          <w:t>: rank_pool is one-based within the remaining pool of M=top_L−m documents (or fewer if unavailable); for M=1, s_norm=1.</w:t>
        </w:r>
      </w:ins>
      <w:r>
        <w:rPr>
          <w:rFonts w:ascii="Times" w:eastAsia="Times" w:hAnsi="Times" w:cs="Times"/>
          <w:sz w:val="24"/>
          <w:szCs w:val="24"/>
        </w:rPr>
        <w:t xml:space="preserve"> The scalar </w:t>
      </w:r>
      <w:ins w:id="482" w:author="Revision One" w:date="2026-09-11T18:42:00Z" w16du:dateUtc="2026-09-11T22:42:00Z">
        <w:r>
          <w:rPr>
            <w:rFonts w:ascii="Times" w:eastAsia="Times" w:hAnsi="Times" w:cs="Times"/>
            <w:sz w:val="24"/>
            <w:szCs w:val="24"/>
          </w:rPr>
          <w:t>λ</w:t>
        </w:r>
      </w:ins>
      <w:r>
        <w:rPr>
          <w:rFonts w:ascii="Times" w:eastAsia="Times" w:hAnsi="Times" w:cs="Times"/>
          <w:sz w:val="24"/>
          <w:szCs w:val="24"/>
        </w:rPr>
        <w:t xml:space="preserve"> tunes exploration strength. </w:t>
      </w:r>
      <w:del w:id="483" w:author="Revision One" w:date="2026-09-11T18:42:00Z" w16du:dateUtc="2026-09-11T22:42:00Z">
        <w:r>
          <w:rPr>
            <w:rFonts w:ascii="Times" w:eastAsia="Times" w:hAnsi="Times" w:cs="Times"/>
            <w:sz w:val="24"/>
            <w:szCs w:val="24"/>
          </w:rPr>
          <w:delText xml:space="preserve">Critically, if   the base score is zero, EDE does not reorder the ranking (the </w:delText>
        </w:r>
      </w:del>
      <w:ins w:id="484" w:author="Revision One" w:date="2026-09-11T18:42:00Z" w16du:dateUtc="2026-09-11T22:42:00Z">
        <w:r>
          <w:rPr>
            <w:rFonts w:ascii="Times" w:eastAsia="Times" w:hAnsi="Times" w:cs="Times"/>
            <w:sz w:val="24"/>
            <w:szCs w:val="24"/>
          </w:rPr>
          <w:t xml:space="preserve">If λ=0, EDE bypasses gating and returns the </w:t>
        </w:r>
      </w:ins>
      <w:r>
        <w:rPr>
          <w:rFonts w:ascii="Times" w:eastAsia="Times" w:hAnsi="Times" w:cs="Times"/>
          <w:sz w:val="24"/>
          <w:szCs w:val="24"/>
        </w:rPr>
        <w:t xml:space="preserve">base ranking </w:t>
      </w:r>
      <w:del w:id="485" w:author="Revision One" w:date="2026-09-11T18:42:00Z" w16du:dateUtc="2026-09-11T22:42:00Z">
        <w:r>
          <w:rPr>
            <w:rFonts w:ascii="Times" w:eastAsia="Times" w:hAnsi="Times" w:cs="Times"/>
            <w:sz w:val="24"/>
            <w:szCs w:val="24"/>
          </w:rPr>
          <w:delText>is returned, except possibly due to new-doc gating), ensuring the validity of comparisons.</w:delText>
        </w:r>
      </w:del>
      <w:ins w:id="486" w:author="Revision One" w:date="2026-09-11T18:42:00Z" w16du:dateUtc="2026-09-11T22:42:00Z">
        <w:r>
          <w:rPr>
            <w:rFonts w:ascii="Times" w:eastAsia="Times" w:hAnsi="Times" w:cs="Times"/>
            <w:sz w:val="24"/>
            <w:szCs w:val="24"/>
          </w:rPr>
          <w:t>exactly.</w:t>
        </w:r>
      </w:ins>
      <w:r>
        <w:rPr>
          <w:rFonts w:ascii="Times" w:eastAsia="Times" w:hAnsi="Times" w:cs="Times"/>
          <w:sz w:val="24"/>
          <w:szCs w:val="24"/>
        </w:rPr>
        <w:t xml:space="preserve"> Our default parameters are λ=0.4, η=0.65, m=2, top_L=50, α=0.5, and </w:t>
      </w:r>
      <m:oMath>
        <m:r>
          <w:del w:id="487" w:author="Revision One" w:date="2026-09-11T18:42:00Z" w16du:dateUtc="2026-09-11T22:42:00Z">
            <w:rPr>
              <w:rFonts w:ascii="Cambria Math" w:hAnsi="Cambria Math"/>
            </w:rPr>
            <m:t>τ</m:t>
          </w:del>
        </m:r>
      </m:oMath>
      <w:del w:id="488" w:author="Revision One" w:date="2026-09-11T18:42:00Z" w16du:dateUtc="2026-09-11T22:42:00Z">
        <w:r>
          <w:rPr>
            <w:rFonts w:ascii="Times" w:eastAsia="Times" w:hAnsi="Times" w:cs="Times"/>
            <w:sz w:val="24"/>
            <w:szCs w:val="24"/>
          </w:rPr>
          <w:delText xml:space="preserve"> is set so that </w:delText>
        </w:r>
      </w:del>
      <m:oMath>
        <m:r>
          <w:del w:id="489" w:author="Revision One" w:date="2026-09-11T18:42:00Z" w16du:dateUtc="2026-09-11T22:42:00Z">
            <w:rPr>
              <w:rFonts w:ascii="Times" w:eastAsia="Times" w:hAnsi="Times" w:cs="Times"/>
              <w:sz w:val="24"/>
              <w:szCs w:val="24"/>
            </w:rPr>
            <m:t>N</m:t>
          </w:del>
        </m:r>
        <m:r>
          <w:del w:id="490" w:author="Revision One" w:date="2026-09-11T18:42:00Z" w16du:dateUtc="2026-09-11T22:42:00Z">
            <w:rPr>
              <w:rFonts w:ascii="Times" w:eastAsia="Times" w:hAnsi="Times" w:cs="Times"/>
              <w:sz w:val="24"/>
              <w:szCs w:val="24"/>
            </w:rPr>
            <m:t>(</m:t>
          </w:del>
        </m:r>
        <m:r>
          <w:del w:id="491" w:author="Revision One" w:date="2026-09-11T18:42:00Z" w16du:dateUtc="2026-09-11T22:42:00Z">
            <w:rPr>
              <w:rFonts w:ascii="Times" w:eastAsia="Times" w:hAnsi="Times" w:cs="Times"/>
              <w:sz w:val="24"/>
              <w:szCs w:val="24"/>
            </w:rPr>
            <m:t>d</m:t>
          </w:del>
        </m:r>
        <m:r>
          <w:del w:id="492" w:author="Revision One" w:date="2026-09-11T18:42:00Z" w16du:dateUtc="2026-09-11T22:42:00Z">
            <w:rPr>
              <w:rFonts w:ascii="Times" w:eastAsia="Times" w:hAnsi="Times" w:cs="Times"/>
              <w:sz w:val="24"/>
              <w:szCs w:val="24"/>
            </w:rPr>
            <m:t>)</m:t>
          </w:del>
        </m:r>
      </m:oMath>
      <w:del w:id="493" w:author="Revision One" w:date="2026-09-11T18:42:00Z" w16du:dateUtc="2026-09-11T22:42:00Z">
        <w:r>
          <w:rPr>
            <w:rFonts w:ascii="Times" w:eastAsia="Times" w:hAnsi="Times" w:cs="Times"/>
            <w:sz w:val="24"/>
            <w:szCs w:val="24"/>
          </w:rPr>
          <w:delText xml:space="preserve"> decays appreciably after a few</w:delText>
        </w:r>
      </w:del>
      <w:ins w:id="494" w:author="Revision One" w:date="2026-09-11T18:42:00Z" w16du:dateUtc="2026-09-11T22:42:00Z">
        <w:r>
          <w:rPr>
            <w:rFonts w:ascii="Times" w:eastAsia="Times" w:hAnsi="Times" w:cs="Times"/>
            <w:sz w:val="24"/>
            <w:szCs w:val="24"/>
          </w:rPr>
          <w:t>τ=50</w:t>
        </w:r>
      </w:ins>
      <w:r>
        <w:rPr>
          <w:rFonts w:ascii="Times" w:eastAsia="Times" w:hAnsi="Times" w:cs="Times"/>
          <w:sz w:val="24"/>
          <w:szCs w:val="24"/>
        </w:rPr>
        <w:t xml:space="preserve"> impressions. </w:t>
      </w:r>
      <w:del w:id="495" w:author="Revision One" w:date="2026-09-11T18:42:00Z" w16du:dateUtc="2026-09-11T22:42:00Z">
        <w:r>
          <w:rPr>
            <w:rFonts w:ascii="Times" w:eastAsia="Times" w:hAnsi="Times" w:cs="Times"/>
            <w:sz w:val="24"/>
            <w:szCs w:val="24"/>
          </w:rPr>
          <w:delText>We also implemented a “hard-</w:delText>
        </w:r>
      </w:del>
      <w:ins w:id="496" w:author="Revision One" w:date="2026-09-11T18:42:00Z" w16du:dateUtc="2026-09-11T22:42:00Z">
        <w:r>
          <w:rPr>
            <w:rFonts w:ascii="Times" w:eastAsia="Times" w:hAnsi="Times" w:cs="Times"/>
            <w:sz w:val="24"/>
            <w:szCs w:val="24"/>
          </w:rPr>
          <w:t xml:space="preserve">“Hard </w:t>
        </w:r>
      </w:ins>
      <w:r>
        <w:rPr>
          <w:rFonts w:ascii="Times" w:eastAsia="Times" w:hAnsi="Times" w:cs="Times"/>
          <w:sz w:val="24"/>
          <w:szCs w:val="24"/>
        </w:rPr>
        <w:t xml:space="preserve">mode” </w:t>
      </w:r>
      <w:del w:id="497" w:author="Revision One" w:date="2026-09-11T18:42:00Z" w16du:dateUtc="2026-09-11T22:42:00Z">
        <w:r>
          <w:rPr>
            <w:rFonts w:ascii="Times" w:eastAsia="Times" w:hAnsi="Times" w:cs="Times"/>
            <w:sz w:val="24"/>
            <w:szCs w:val="24"/>
          </w:rPr>
          <w:delText>where new-doc penalties apply even</w:delText>
        </w:r>
      </w:del>
      <w:ins w:id="498" w:author="Revision One" w:date="2026-09-11T18:42:00Z" w16du:dateUtc="2026-09-11T22:42:00Z">
        <w:r>
          <w:rPr>
            <w:rFonts w:ascii="Times" w:eastAsia="Times" w:hAnsi="Times" w:cs="Times"/>
            <w:sz w:val="24"/>
            <w:szCs w:val="24"/>
          </w:rPr>
          <w:t>denotes p&gt;0 applied</w:t>
        </w:r>
      </w:ins>
      <w:r>
        <w:rPr>
          <w:rFonts w:ascii="Times" w:eastAsia="Times" w:hAnsi="Times" w:cs="Times"/>
          <w:sz w:val="24"/>
          <w:szCs w:val="24"/>
        </w:rPr>
        <w:t xml:space="preserve"> before gating</w:t>
      </w:r>
      <w:del w:id="499" w:author="Revision One" w:date="2026-09-11T18:42:00Z" w16du:dateUtc="2026-09-11T22:42:00Z">
        <w:r>
          <w:rPr>
            <w:rFonts w:ascii="Times" w:eastAsia="Times" w:hAnsi="Times" w:cs="Times"/>
            <w:sz w:val="24"/>
            <w:szCs w:val="24"/>
          </w:rPr>
          <w:delText>, to simulate extremely adverse conditions</w:delText>
        </w:r>
      </w:del>
      <w:ins w:id="500" w:author="Revision One" w:date="2026-09-11T18:42:00Z" w16du:dateUtc="2026-09-11T22:42:00Z">
        <w:r>
          <w:rPr>
            <w:rFonts w:ascii="Times" w:eastAsia="Times" w:hAnsi="Times" w:cs="Times"/>
            <w:sz w:val="24"/>
            <w:szCs w:val="24"/>
          </w:rPr>
          <w:t xml:space="preserve"> and retained in the tail; p=0 removes this penalty</w:t>
        </w:r>
      </w:ins>
      <w:r>
        <w:rPr>
          <w:rFonts w:ascii="Times" w:eastAsia="Times" w:hAnsi="Times" w:cs="Times"/>
          <w:sz w:val="24"/>
          <w:szCs w:val="24"/>
        </w:rPr>
        <w:t>.</w:t>
      </w:r>
    </w:p>
    <w:p w14:paraId="7028506C" w14:textId="77777777" w:rsidR="00D56233" w:rsidRDefault="004141C4">
      <w:pPr>
        <w:pStyle w:val="Heading3"/>
        <w:keepLines w:val="0"/>
        <w:spacing w:before="240" w:after="60" w:line="240" w:lineRule="auto"/>
        <w:rPr>
          <w:rFonts w:ascii="Times" w:eastAsia="Times" w:hAnsi="Times" w:cs="Times"/>
          <w:b/>
          <w:bCs/>
          <w:color w:val="000000"/>
          <w:sz w:val="26"/>
          <w:szCs w:val="26"/>
        </w:rPr>
      </w:pPr>
      <w:bookmarkStart w:id="501" w:name="_heading=h.z2dwe2wnalw9" w:colFirst="0" w:colLast="0"/>
      <w:bookmarkEnd w:id="501"/>
      <w:r>
        <w:rPr>
          <w:rFonts w:ascii="Times" w:eastAsia="Times" w:hAnsi="Times" w:cs="Times"/>
          <w:b/>
          <w:bCs/>
          <w:color w:val="000000"/>
          <w:sz w:val="26"/>
          <w:szCs w:val="26"/>
        </w:rPr>
        <w:t>3.4. Evaluation Metrics</w:t>
      </w:r>
    </w:p>
    <w:p w14:paraId="55A230D3" w14:textId="77777777" w:rsidR="00D56233" w:rsidRDefault="004141C4">
      <w:pPr>
        <w:spacing w:line="240" w:lineRule="auto"/>
        <w:rPr>
          <w:rFonts w:ascii="Times" w:eastAsia="Times" w:hAnsi="Times" w:cs="Times"/>
          <w:sz w:val="24"/>
          <w:szCs w:val="24"/>
        </w:rPr>
      </w:pPr>
      <w:r>
        <w:rPr>
          <w:rFonts w:ascii="Times" w:eastAsia="Times" w:hAnsi="Times" w:cs="Times"/>
          <w:sz w:val="24"/>
          <w:szCs w:val="24"/>
        </w:rPr>
        <w:t>We report standard ranking quality and cold-start discovery metrics. For quality we use NDCG@10 (</w:t>
      </w:r>
      <w:del w:id="502" w:author="Revision One" w:date="2026-09-11T18:42:00Z" w16du:dateUtc="2026-09-11T22:42:00Z">
        <w:r>
          <w:rPr>
            <w:rFonts w:ascii="Times" w:eastAsia="Times" w:hAnsi="Times" w:cs="Times"/>
            <w:i/>
            <w:iCs/>
            <w:sz w:val="24"/>
            <w:szCs w:val="24"/>
          </w:rPr>
          <w:delText>Jarvelin and Kekalainen, 2002</w:delText>
        </w:r>
        <w:r>
          <w:rPr>
            <w:rFonts w:ascii="Times" w:eastAsia="Times" w:hAnsi="Times" w:cs="Times"/>
            <w:sz w:val="24"/>
            <w:szCs w:val="24"/>
          </w:rPr>
          <w:delText>).</w:delText>
        </w:r>
      </w:del>
      <w:ins w:id="503" w:author="Revision One" w:date="2026-09-11T18:42:00Z" w16du:dateUtc="2026-09-11T22:42:00Z">
        <w:r>
          <w:rPr>
            <w:rFonts w:ascii="Times" w:eastAsia="Times" w:hAnsi="Times" w:cs="Times"/>
            <w:sz w:val="24"/>
            <w:szCs w:val="24"/>
          </w:rPr>
          <w:t>Järvelin &amp; Kekäläinen, 2002). The ideal top ten uses binary relevance across the full corpus and may include unavailable items before arrival; post-arrival NDCG is also reported.</w:t>
        </w:r>
      </w:ins>
      <w:r>
        <w:rPr>
          <w:rFonts w:ascii="Times" w:eastAsia="Times" w:hAnsi="Times" w:cs="Times"/>
          <w:sz w:val="24"/>
          <w:szCs w:val="24"/>
        </w:rPr>
        <w:t xml:space="preserve"> For discovery, we measured: </w:t>
      </w:r>
    </w:p>
    <w:p w14:paraId="4A37F694" w14:textId="3771D5C4" w:rsidR="00D56233" w:rsidRDefault="004141C4">
      <w:pPr>
        <w:spacing w:line="240" w:lineRule="auto"/>
        <w:rPr>
          <w:rFonts w:ascii="Times" w:eastAsia="Times" w:hAnsi="Times" w:cs="Times"/>
          <w:sz w:val="24"/>
          <w:szCs w:val="24"/>
        </w:rPr>
      </w:pPr>
      <w:r>
        <w:rPr>
          <w:rFonts w:ascii="Times" w:eastAsia="Times" w:hAnsi="Times" w:cs="Times"/>
          <w:sz w:val="24"/>
          <w:szCs w:val="24"/>
        </w:rPr>
        <w:t xml:space="preserve">(i) new-doc coverage, defined as the fraction of </w:t>
      </w:r>
      <w:del w:id="504" w:author="Revision One" w:date="2026-09-11T18:42:00Z" w16du:dateUtc="2026-09-11T22:42:00Z">
        <w:r>
          <w:rPr>
            <w:rFonts w:ascii="Times" w:eastAsia="Times" w:hAnsi="Times" w:cs="Times"/>
            <w:sz w:val="24"/>
            <w:szCs w:val="24"/>
          </w:rPr>
          <w:delText xml:space="preserve">relevant </w:delText>
        </w:r>
      </w:del>
      <w:r>
        <w:rPr>
          <w:rFonts w:ascii="Times" w:eastAsia="Times" w:hAnsi="Times" w:cs="Times"/>
          <w:sz w:val="24"/>
          <w:szCs w:val="24"/>
        </w:rPr>
        <w:t xml:space="preserve">new documents </w:t>
      </w:r>
      <w:ins w:id="505" w:author="Revision One" w:date="2026-09-11T18:42:00Z" w16du:dateUtc="2026-09-11T22:42:00Z">
        <w:r>
          <w:rPr>
            <w:rFonts w:ascii="Times" w:eastAsia="Times" w:hAnsi="Times" w:cs="Times"/>
            <w:sz w:val="24"/>
            <w:szCs w:val="24"/>
          </w:rPr>
          <w:t xml:space="preserve">relevant to at least one query </w:t>
        </w:r>
      </w:ins>
      <w:r>
        <w:rPr>
          <w:rFonts w:ascii="Times" w:eastAsia="Times" w:hAnsi="Times" w:cs="Times"/>
          <w:sz w:val="24"/>
          <w:szCs w:val="24"/>
        </w:rPr>
        <w:t xml:space="preserve">receiving at least one click </w:t>
      </w:r>
      <w:del w:id="506" w:author="Revision One" w:date="2026-09-11T18:42:00Z" w16du:dateUtc="2026-09-11T22:42:00Z">
        <w:r>
          <w:rPr>
            <w:rFonts w:ascii="Times" w:eastAsia="Times" w:hAnsi="Times" w:cs="Times"/>
            <w:sz w:val="24"/>
            <w:szCs w:val="24"/>
          </w:rPr>
          <w:delText>within the session horizon while being eligible for ranking</w:delText>
        </w:r>
      </w:del>
      <w:ins w:id="507" w:author="Revision One" w:date="2026-09-11T18:42:00Z" w16du:dateUtc="2026-09-11T22:42:00Z">
        <w:r>
          <w:rPr>
            <w:rFonts w:ascii="Times" w:eastAsia="Times" w:hAnsi="Times" w:cs="Times"/>
            <w:sz w:val="24"/>
            <w:szCs w:val="24"/>
          </w:rPr>
          <w:t>before T</w:t>
        </w:r>
      </w:ins>
      <w:r>
        <w:rPr>
          <w:rFonts w:ascii="Times" w:eastAsia="Times" w:hAnsi="Times" w:cs="Times"/>
          <w:sz w:val="24"/>
          <w:szCs w:val="24"/>
        </w:rPr>
        <w:t xml:space="preserve">; (ii) time-to-first-click (TTF), the number of </w:t>
      </w:r>
      <w:del w:id="508" w:author="Revision One" w:date="2026-09-11T18:42:00Z" w16du:dateUtc="2026-09-11T22:42:00Z">
        <w:r>
          <w:rPr>
            <w:rFonts w:ascii="Times" w:eastAsia="Times" w:hAnsi="Times" w:cs="Times"/>
            <w:sz w:val="24"/>
            <w:szCs w:val="24"/>
          </w:rPr>
          <w:delText>simulated</w:delText>
        </w:r>
      </w:del>
      <w:ins w:id="509" w:author="Revision One" w:date="2026-09-11T18:42:00Z" w16du:dateUtc="2026-09-11T22:42:00Z">
        <w:r>
          <w:rPr>
            <w:rFonts w:ascii="Times" w:eastAsia="Times" w:hAnsi="Times" w:cs="Times"/>
            <w:sz w:val="24"/>
            <w:szCs w:val="24"/>
          </w:rPr>
          <w:t>query</w:t>
        </w:r>
      </w:ins>
      <w:r>
        <w:rPr>
          <w:rFonts w:ascii="Times" w:eastAsia="Times" w:hAnsi="Times" w:cs="Times"/>
          <w:sz w:val="24"/>
          <w:szCs w:val="24"/>
        </w:rPr>
        <w:t xml:space="preserve"> timesteps </w:t>
      </w:r>
      <w:ins w:id="510" w:author="Revision One" w:date="2026-09-11T18:42:00Z" w16du:dateUtc="2026-09-11T22:42:00Z">
        <w:r>
          <w:rPr>
            <w:rFonts w:ascii="Times" w:eastAsia="Times" w:hAnsi="Times" w:cs="Times"/>
            <w:sz w:val="24"/>
            <w:szCs w:val="24"/>
          </w:rPr>
          <w:t xml:space="preserve">after arrival </w:t>
        </w:r>
      </w:ins>
      <w:r>
        <w:rPr>
          <w:rFonts w:ascii="Times" w:eastAsia="Times" w:hAnsi="Times" w:cs="Times"/>
          <w:sz w:val="24"/>
          <w:szCs w:val="24"/>
        </w:rPr>
        <w:t>until the first click</w:t>
      </w:r>
      <w:del w:id="511" w:author="Revision One" w:date="2026-09-11T18:42:00Z" w16du:dateUtc="2026-09-11T22:42:00Z">
        <w:r>
          <w:rPr>
            <w:rFonts w:ascii="Times" w:eastAsia="Times" w:hAnsi="Times" w:cs="Times"/>
            <w:sz w:val="24"/>
            <w:szCs w:val="24"/>
          </w:rPr>
          <w:delText xml:space="preserve"> on a relevant new document</w:delText>
        </w:r>
      </w:del>
      <w:ins w:id="512" w:author="Revision One" w:date="2026-09-11T18:42:00Z" w16du:dateUtc="2026-09-11T22:42:00Z">
        <w:r>
          <w:rPr>
            <w:rFonts w:ascii="Times" w:eastAsia="Times" w:hAnsi="Times" w:cs="Times"/>
            <w:sz w:val="24"/>
            <w:szCs w:val="24"/>
          </w:rPr>
          <w:t>, with unclicked eligible documents assigned T−T₀=1,000</w:t>
        </w:r>
      </w:ins>
      <w:r>
        <w:rPr>
          <w:rFonts w:ascii="Times" w:eastAsia="Times" w:hAnsi="Times" w:cs="Times"/>
          <w:sz w:val="24"/>
          <w:szCs w:val="24"/>
        </w:rPr>
        <w:t xml:space="preserve"> (lower values indicate better performance); and (iii) unique new docs shown, representing the number of distinct new documents appearing in the top-10 </w:t>
      </w:r>
      <w:del w:id="513" w:author="Revision One" w:date="2026-09-11T18:42:00Z" w16du:dateUtc="2026-09-11T22:42:00Z">
        <w:r>
          <w:rPr>
            <w:rFonts w:ascii="Times" w:eastAsia="Times" w:hAnsi="Times" w:cs="Times"/>
            <w:sz w:val="24"/>
            <w:szCs w:val="24"/>
          </w:rPr>
          <w:delText>across sessions (a measure of exposure diversity).</w:delText>
        </w:r>
      </w:del>
      <w:ins w:id="514" w:author="Revision One" w:date="2026-09-11T18:42:00Z" w16du:dateUtc="2026-09-11T22:42:00Z">
        <w:r>
          <w:rPr>
            <w:rFonts w:ascii="Times" w:eastAsia="Times" w:hAnsi="Times" w:cs="Times"/>
            <w:sz w:val="24"/>
            <w:szCs w:val="24"/>
          </w:rPr>
          <w:t>during the run.</w:t>
        </w:r>
      </w:ins>
      <w:r>
        <w:rPr>
          <w:rFonts w:ascii="Times" w:eastAsia="Times" w:hAnsi="Times" w:cs="Times"/>
          <w:sz w:val="24"/>
          <w:szCs w:val="24"/>
        </w:rPr>
        <w:t xml:space="preserve"> We also tracked the average fraction of new documents in the </w:t>
      </w:r>
      <w:r w:rsidR="00310C95">
        <w:rPr>
          <w:rFonts w:ascii="Times" w:eastAsia="Times" w:hAnsi="Times" w:cs="Times"/>
          <w:sz w:val="24"/>
          <w:szCs w:val="24"/>
        </w:rPr>
        <w:t>top</w:t>
      </w:r>
      <w:del w:id="515" w:author="Revision One" w:date="2026-09-11T18:42:00Z" w16du:dateUtc="2026-09-11T22:42:00Z">
        <w:r>
          <w:rPr>
            <w:rFonts w:ascii="Times" w:eastAsia="Times" w:hAnsi="Times" w:cs="Times"/>
            <w:sz w:val="24"/>
            <w:szCs w:val="24"/>
          </w:rPr>
          <w:delText>-</w:delText>
        </w:r>
      </w:del>
      <w:ins w:id="516" w:author="Revision One" w:date="2026-09-11T18:42:00Z" w16du:dateUtc="2026-09-11T22:42:00Z">
        <w:r w:rsidR="00310C95">
          <w:rPr>
            <w:rFonts w:ascii="Times" w:eastAsia="Times" w:hAnsi="Times" w:cs="Times"/>
            <w:sz w:val="24"/>
            <w:szCs w:val="24"/>
          </w:rPr>
          <w:t xml:space="preserve"> </w:t>
        </w:r>
      </w:ins>
      <w:r w:rsidR="00310C95">
        <w:rPr>
          <w:rFonts w:ascii="Times" w:eastAsia="Times" w:hAnsi="Times" w:cs="Times"/>
          <w:sz w:val="24"/>
          <w:szCs w:val="24"/>
        </w:rPr>
        <w:t>10</w:t>
      </w:r>
      <w:r>
        <w:rPr>
          <w:rFonts w:ascii="Times" w:eastAsia="Times" w:hAnsi="Times" w:cs="Times"/>
          <w:sz w:val="24"/>
          <w:szCs w:val="24"/>
        </w:rPr>
        <w:t xml:space="preserve"> as an exposure-budget proxy. All metrics </w:t>
      </w:r>
      <w:del w:id="517" w:author="Revision One" w:date="2026-09-11T18:42:00Z" w16du:dateUtc="2026-09-11T22:42:00Z">
        <w:r>
          <w:rPr>
            <w:rFonts w:ascii="Times" w:eastAsia="Times" w:hAnsi="Times" w:cs="Times"/>
            <w:sz w:val="24"/>
            <w:szCs w:val="24"/>
          </w:rPr>
          <w:delText>were</w:delText>
        </w:r>
      </w:del>
      <w:ins w:id="518" w:author="Revision One" w:date="2026-09-11T18:42:00Z" w16du:dateUtc="2026-09-11T22:42:00Z">
        <w:r>
          <w:rPr>
            <w:rFonts w:ascii="Times" w:eastAsia="Times" w:hAnsi="Times" w:cs="Times"/>
            <w:sz w:val="24"/>
            <w:szCs w:val="24"/>
          </w:rPr>
          <w:t>are</w:t>
        </w:r>
      </w:ins>
      <w:r>
        <w:rPr>
          <w:rFonts w:ascii="Times" w:eastAsia="Times" w:hAnsi="Times" w:cs="Times"/>
          <w:sz w:val="24"/>
          <w:szCs w:val="24"/>
        </w:rPr>
        <w:t xml:space="preserve"> averaged over 20 </w:t>
      </w:r>
      <w:del w:id="519" w:author="Revision One" w:date="2026-09-11T18:42:00Z" w16du:dateUtc="2026-09-11T22:42:00Z">
        <w:r>
          <w:rPr>
            <w:rFonts w:ascii="Times" w:eastAsia="Times" w:hAnsi="Times" w:cs="Times"/>
            <w:sz w:val="24"/>
            <w:szCs w:val="24"/>
          </w:rPr>
          <w:delText>simulation</w:delText>
        </w:r>
      </w:del>
      <w:ins w:id="520" w:author="Revision One" w:date="2026-09-11T18:42:00Z" w16du:dateUtc="2026-09-11T22:42:00Z">
        <w:r>
          <w:rPr>
            <w:rFonts w:ascii="Times" w:eastAsia="Times" w:hAnsi="Times" w:cs="Times"/>
            <w:sz w:val="24"/>
            <w:szCs w:val="24"/>
          </w:rPr>
          <w:t>test</w:t>
        </w:r>
      </w:ins>
      <w:r>
        <w:rPr>
          <w:rFonts w:ascii="Times" w:eastAsia="Times" w:hAnsi="Times" w:cs="Times"/>
          <w:sz w:val="24"/>
          <w:szCs w:val="24"/>
        </w:rPr>
        <w:t xml:space="preserve"> seeds, with results reported as mean ± </w:t>
      </w:r>
      <w:ins w:id="521" w:author="Revision One" w:date="2026-09-11T18:42:00Z" w16du:dateUtc="2026-09-11T22:42:00Z">
        <w:r>
          <w:rPr>
            <w:rFonts w:ascii="Times" w:eastAsia="Times" w:hAnsi="Times" w:cs="Times"/>
            <w:sz w:val="24"/>
            <w:szCs w:val="24"/>
          </w:rPr>
          <w:t xml:space="preserve">sample </w:t>
        </w:r>
      </w:ins>
      <w:r>
        <w:rPr>
          <w:rFonts w:ascii="Times" w:eastAsia="Times" w:hAnsi="Times" w:cs="Times"/>
          <w:sz w:val="24"/>
          <w:szCs w:val="24"/>
        </w:rPr>
        <w:t>standard deviation</w:t>
      </w:r>
      <w:ins w:id="522" w:author="Revision One" w:date="2026-09-11T18:42:00Z" w16du:dateUtc="2026-09-11T22:42:00Z">
        <w:r>
          <w:rPr>
            <w:rFonts w:ascii="Times" w:eastAsia="Times" w:hAnsi="Times" w:cs="Times"/>
            <w:sz w:val="24"/>
            <w:szCs w:val="24"/>
          </w:rPr>
          <w:t>. TTF includes all eligible documents. Query-matched coverage additionally requires binary relevance one on the clicked query. CTR is clicks divided by displayed positions; age-based exposure does not measure provider-group fairness</w:t>
        </w:r>
      </w:ins>
      <w:r>
        <w:rPr>
          <w:rFonts w:ascii="Times" w:eastAsia="Times" w:hAnsi="Times" w:cs="Times"/>
          <w:sz w:val="24"/>
          <w:szCs w:val="24"/>
        </w:rPr>
        <w:t>.</w:t>
      </w:r>
    </w:p>
    <w:p w14:paraId="5FFB6321" w14:textId="77777777" w:rsidR="00D56233" w:rsidRDefault="004141C4">
      <w:pPr>
        <w:rPr>
          <w:ins w:id="523" w:author="Revision One" w:date="2026-09-11T18:42:00Z" w16du:dateUtc="2026-09-11T22:42:00Z"/>
        </w:rPr>
      </w:pPr>
      <w:ins w:id="524" w:author="Revision One" w:date="2026-09-11T18:42:00Z" w16du:dateUtc="2026-09-11T22:42:00Z">
        <w:r>
          <w:t>Post-arrival disruption metrics compare each served list with its base list: extrapolated rank-biased overlap (RBO; Webber et al., 2010; persistence 0.9), normalized Kendall discordance among shared documents, impression/query fractions with NDCG loss greater than 0.01, and minimum per-query mean ΔNDCG. We also report promoted new-item continuous/binary relevance, top-ten relevant fractions and discounted new-item exposure share.</w:t>
        </w:r>
      </w:ins>
    </w:p>
    <w:p w14:paraId="4A16E13F" w14:textId="77777777" w:rsidR="00D56233" w:rsidRDefault="004141C4">
      <w:pPr>
        <w:rPr>
          <w:ins w:id="525" w:author="Revision One" w:date="2026-09-11T18:42:00Z" w16du:dateUtc="2026-09-11T22:42:00Z"/>
        </w:rPr>
      </w:pPr>
      <w:ins w:id="526" w:author="Revision One" w:date="2026-09-11T18:42:00Z" w16du:dateUtc="2026-09-11T22:42:00Z">
        <w:r>
          <w:t>Seed-level policy-minus-baseline differences use Student-t 95% intervals and paired two-sided t tests. Holm correction covers all nonbaseline test comparisons for coverage and NDCG across suites/conditions; other metrics are descriptive. Nominal CIs are not simultaneous bands. Per-seed values and all raw/adjusted p-values accompany the code.</w:t>
        </w:r>
      </w:ins>
    </w:p>
    <w:p w14:paraId="6ACC1C2E" w14:textId="77777777" w:rsidR="00D56233" w:rsidRDefault="004141C4">
      <w:pPr>
        <w:rPr>
          <w:ins w:id="527" w:author="Revision One" w:date="2026-09-11T18:42:00Z" w16du:dateUtc="2026-09-11T22:42:00Z"/>
        </w:rPr>
      </w:pPr>
      <w:ins w:id="528" w:author="Revision One" w:date="2026-09-11T18:42:00Z" w16du:dateUtc="2026-09-11T22:42:00Z">
        <w:r>
          <w:t>We select λ from {0.1,0.2,0.3,0.4} on validation seeds 100–109 at p∈{0.15,0.30}, maximizing mean coverage gain subject to a paired 95% ΔNDCG lower bound of at least −0.01 at each penalty (fallback λ=0). Other defaults remain fixed. Test seeds 1000–1019 are disjoint from validation and the original seeds 0–19; headline results all use the selected λ and m=2.</w:t>
        </w:r>
      </w:ins>
    </w:p>
    <w:p w14:paraId="3361F8F0" w14:textId="1A375523" w:rsidR="00D56233" w:rsidRDefault="004141C4">
      <w:pPr>
        <w:rPr>
          <w:ins w:id="529" w:author="Revision One" w:date="2026-09-11T18:42:00Z" w16du:dateUtc="2026-09-11T22:42:00Z"/>
        </w:rPr>
      </w:pPr>
      <w:ins w:id="530" w:author="Revision One" w:date="2026-09-11T18:42:00Z" w16du:dateUtc="2026-09-11T22:42:00Z">
        <w:r>
          <w:t xml:space="preserve">Scoring comparators share the prefix and gate: novelty-only uses N, entropy-only H, unrefined entropy ηN+(1−η)H, and recency the new-item indicator. UCB-style clips </w:t>
        </w:r>
      </w:ins>
      <m:oMath>
        <m:acc>
          <m:accPr>
            <m:ctrlPr>
              <w:ins w:id="531" w:author="Revision One" w:date="2026-09-11T18:42:00Z" w16du:dateUtc="2026-09-11T22:42:00Z">
                <w:rPr>
                  <w:rFonts w:ascii="Cambria Math" w:hAnsi="Cambria Math"/>
                </w:rPr>
              </w:ins>
            </m:ctrlPr>
          </m:accPr>
          <m:e>
            <m:r>
              <w:ins w:id="532" w:author="Revision One" w:date="2026-09-11T18:42:00Z" w16du:dateUtc="2026-09-11T22:42:00Z">
                <w:rPr>
                  <w:rFonts w:ascii="Cambria Math" w:hAnsi="Cambria Math"/>
                </w:rPr>
                <m:t>p</m:t>
              </w:ins>
            </m:r>
          </m:e>
        </m:acc>
        <m:r>
          <w:ins w:id="533" w:author="Revision One" w:date="2026-09-11T18:42:00Z" w16du:dateUtc="2026-09-11T22:42:00Z">
            <w:rPr>
              <w:rFonts w:ascii="Cambria Math" w:hAnsi="Cambria Math"/>
            </w:rPr>
            <m:t xml:space="preserve"> + </m:t>
          </w:ins>
        </m:r>
        <m:rad>
          <m:radPr>
            <m:degHide m:val="1"/>
            <m:ctrlPr>
              <w:ins w:id="534" w:author="Revision One" w:date="2026-09-11T18:42:00Z" w16du:dateUtc="2026-09-11T22:42:00Z">
                <w:rPr>
                  <w:rFonts w:ascii="Cambria Math" w:hAnsi="Cambria Math"/>
                </w:rPr>
              </w:ins>
            </m:ctrlPr>
          </m:radPr>
          <m:deg/>
          <m:e>
            <m:f>
              <m:fPr>
                <m:ctrlPr>
                  <w:ins w:id="535" w:author="Revision One" w:date="2026-09-11T18:42:00Z" w16du:dateUtc="2026-09-11T22:42:00Z">
                    <w:rPr>
                      <w:rFonts w:ascii="Cambria Math" w:hAnsi="Cambria Math"/>
                    </w:rPr>
                  </w:ins>
                </m:ctrlPr>
              </m:fPr>
              <m:num>
                <m:r>
                  <w:ins w:id="536" w:author="Revision One" w:date="2026-09-11T18:42:00Z" w16du:dateUtc="2026-09-11T22:42:00Z">
                    <w:rPr>
                      <w:rFonts w:ascii="Cambria Math" w:hAnsi="Cambria Math"/>
                    </w:rPr>
                    <m:t xml:space="preserve">2 </m:t>
                  </w:ins>
                </m:r>
                <m:r>
                  <w:ins w:id="537" w:author="Revision One" w:date="2026-09-11T18:42:00Z" w16du:dateUtc="2026-09-11T22:42:00Z">
                    <m:rPr>
                      <m:sty m:val="p"/>
                    </m:rPr>
                    <w:rPr>
                      <w:rFonts w:ascii="Cambria Math" w:hAnsi="Cambria Math"/>
                    </w:rPr>
                    <m:t>log</m:t>
                  </w:ins>
                </m:r>
                <m:r>
                  <w:ins w:id="538" w:author="Revision One" w:date="2026-09-11T18:42:00Z" w16du:dateUtc="2026-09-11T22:42:00Z">
                    <w:rPr>
                      <w:rFonts w:ascii="Cambria Math" w:hAnsi="Cambria Math"/>
                    </w:rPr>
                    <m:t>(</m:t>
                  </w:ins>
                </m:r>
                <m:r>
                  <w:ins w:id="539" w:author="Revision One" w:date="2026-09-11T18:42:00Z" w16du:dateUtc="2026-09-11T22:42:00Z">
                    <m:rPr>
                      <m:sty m:val="p"/>
                    </m:rPr>
                    <w:rPr>
                      <w:rFonts w:ascii="Cambria Math" w:hAnsi="Cambria Math"/>
                    </w:rPr>
                    <m:t>max</m:t>
                  </w:ins>
                </m:r>
                <m:r>
                  <w:ins w:id="540" w:author="Revision One" w:date="2026-09-11T18:42:00Z" w16du:dateUtc="2026-09-11T22:42:00Z">
                    <w:rPr>
                      <w:rFonts w:ascii="Cambria Math" w:hAnsi="Cambria Math"/>
                    </w:rPr>
                    <m:t xml:space="preserve">(2, </m:t>
                  </w:ins>
                </m:r>
                <m:r>
                  <w:ins w:id="541" w:author="Revision One" w:date="2026-09-11T18:42:00Z" w16du:dateUtc="2026-09-11T22:42:00Z">
                    <w:rPr>
                      <w:rFonts w:ascii="Cambria Math" w:hAnsi="Cambria Math"/>
                    </w:rPr>
                    <m:t>ΣI</m:t>
                  </w:ins>
                </m:r>
                <m:r>
                  <w:ins w:id="542" w:author="Revision One" w:date="2026-09-11T18:42:00Z" w16du:dateUtc="2026-09-11T22:42:00Z">
                    <w:rPr>
                      <w:rFonts w:ascii="Cambria Math" w:hAnsi="Cambria Math"/>
                    </w:rPr>
                    <m:t>))</m:t>
                  </w:ins>
                </m:r>
              </m:num>
              <m:den>
                <m:r>
                  <w:ins w:id="543" w:author="Revision One" w:date="2026-09-11T18:42:00Z" w16du:dateUtc="2026-09-11T22:42:00Z">
                    <w:rPr>
                      <w:rFonts w:ascii="Cambria Math" w:hAnsi="Cambria Math"/>
                    </w:rPr>
                    <m:t>I</m:t>
                  </w:ins>
                </m:r>
                <m:r>
                  <w:ins w:id="544" w:author="Revision One" w:date="2026-09-11T18:42:00Z" w16du:dateUtc="2026-09-11T22:42:00Z">
                    <w:rPr>
                      <w:rFonts w:ascii="Cambria Math" w:hAnsi="Cambria Math"/>
                    </w:rPr>
                    <m:t xml:space="preserve"> + 1</m:t>
                  </w:ins>
                </m:r>
              </m:den>
            </m:f>
          </m:e>
        </m:rad>
      </m:oMath>
      <w:ins w:id="545" w:author="Revision One" w:date="2026-09-11T18:42:00Z" w16du:dateUtc="2026-09-11T22:42:00Z">
        <w:r>
          <w:t xml:space="preserve"> to [0,1]; Thompson draws Beta(C+1,I−C+1). Random injection swaps two pool items with probability 0.2; ε-greedy samples a remaining candidate with probability 0.2 per tail position. Local-swap exchanges disjoint neighbors when composite scores favor it; exposure-quota reserves one tail slot for an eligible new item if none </w:t>
        </w:r>
        <w:r w:rsidR="00310C95">
          <w:t>appears</w:t>
        </w:r>
        <w:r>
          <w:t>. These are heuristics, not full published safe-ranking algorithms; global click counters do not correct position bias.</w:t>
        </w:r>
      </w:ins>
    </w:p>
    <w:p w14:paraId="5097DC23" w14:textId="77777777" w:rsidR="00D56233" w:rsidRDefault="004141C4">
      <w:pPr>
        <w:rPr>
          <w:ins w:id="546" w:author="Revision One" w:date="2026-09-11T18:42:00Z" w16du:dateUtc="2026-09-11T22:42:00Z"/>
        </w:rPr>
      </w:pPr>
      <w:ins w:id="547" w:author="Revision One" w:date="2026-09-11T18:42:00Z" w16du:dateUtc="2026-09-11T22:42:00Z">
        <w:r>
          <w:t>Penalties are {0,0.10,0.15,0.20,0.25,0.30,0.40,0.60,0.80}; sensitivity uses η∈{0.35,0.50,0.65,0.80,1.00}, m∈{1,2,3}, p∈{0.15,0.30,0.40}. Ablations set m=0 or α=0, remove gating or rank normalization, use unrefined entropy, or hold N=1 (removing decay and the complementary refinement weight). These interventions need not preserve the default constraints.</w:t>
        </w:r>
      </w:ins>
    </w:p>
    <w:p w14:paraId="6CE51975" w14:textId="71C9D127" w:rsidR="00D56233" w:rsidRDefault="004141C4">
      <w:pPr>
        <w:rPr>
          <w:ins w:id="548" w:author="Revision One" w:date="2026-09-11T18:42:00Z" w16du:dateUtc="2026-09-11T22:42:00Z"/>
        </w:rPr>
      </w:pPr>
      <w:ins w:id="549" w:author="Revision One" w:date="2026-09-11T18:42:00Z" w16du:dateUtc="2026-09-11T22:42:00Z">
        <w:r>
          <w:t xml:space="preserve">Stress tests at p=0.30 use cascade/noisy clicks; b=0.8; query frequencies proportional to rank⁻¹·² with alternating b=0.15/0.8; navigational </w:t>
        </w:r>
        <w:r w:rsidR="00310C95">
          <w:t>top one</w:t>
        </w:r>
        <w:r>
          <w:t xml:space="preserve"> relevance with click logit 5(y−0.5)−0.35j; 1,000 uniform queries; 50-step delayed feedback; and varying relevance counts from r≥0.78 without adjustment. This threshold targets sparse labels. All conditions retain the frozen λ and the same 20 test seed identifiers.</w:t>
        </w:r>
      </w:ins>
    </w:p>
    <w:p w14:paraId="2C0E892D" w14:textId="77777777" w:rsidR="00D56233" w:rsidRDefault="004141C4">
      <w:pPr>
        <w:pStyle w:val="Heading3"/>
        <w:keepLines w:val="0"/>
        <w:spacing w:before="240" w:after="60" w:line="240" w:lineRule="auto"/>
        <w:rPr>
          <w:rFonts w:ascii="Times" w:eastAsia="Times" w:hAnsi="Times" w:cs="Times"/>
          <w:b/>
          <w:bCs/>
        </w:rPr>
      </w:pPr>
      <w:bookmarkStart w:id="550" w:name="_heading=h.ygg8qv8ttdha" w:colFirst="0" w:colLast="0"/>
      <w:bookmarkEnd w:id="550"/>
      <w:r>
        <w:rPr>
          <w:rFonts w:ascii="Times" w:eastAsia="Times" w:hAnsi="Times" w:cs="Times"/>
          <w:b/>
          <w:bCs/>
          <w:color w:val="000000"/>
          <w:sz w:val="26"/>
          <w:szCs w:val="26"/>
        </w:rPr>
        <w:t>3.5. Reproducibility</w:t>
      </w:r>
    </w:p>
    <w:p w14:paraId="44B15DF0" w14:textId="77777777" w:rsidR="00D56233" w:rsidRDefault="004141C4">
      <w:pPr>
        <w:spacing w:line="240" w:lineRule="auto"/>
        <w:rPr>
          <w:rFonts w:ascii="Times" w:eastAsia="Times" w:hAnsi="Times" w:cs="Times"/>
          <w:sz w:val="24"/>
          <w:szCs w:val="24"/>
        </w:rPr>
      </w:pPr>
      <w:r>
        <w:rPr>
          <w:rFonts w:ascii="Times" w:eastAsia="Times" w:hAnsi="Times" w:cs="Times"/>
          <w:sz w:val="24"/>
          <w:szCs w:val="24"/>
        </w:rPr>
        <w:t xml:space="preserve">The full experimental framework, including the EDE reranking policy, simulation environment, and Yandex replay scripts, is </w:t>
      </w:r>
      <w:del w:id="551" w:author="Revision One" w:date="2026-09-11T18:42:00Z" w16du:dateUtc="2026-09-11T22:42:00Z">
        <w:r>
          <w:fldChar w:fldCharType="begin"/>
        </w:r>
        <w:r>
          <w:delInstrText>HYPERLINK "https://doi.org/10.5281/zenodo.19242717" \h</w:delInstrText>
        </w:r>
        <w:r>
          <w:fldChar w:fldCharType="separate"/>
        </w:r>
        <w:r>
          <w:rPr>
            <w:rFonts w:ascii="Times" w:eastAsia="Times" w:hAnsi="Times" w:cs="Times"/>
            <w:color w:val="1155CC"/>
            <w:sz w:val="24"/>
            <w:szCs w:val="24"/>
            <w:u w:val="single"/>
          </w:rPr>
          <w:delText>available here</w:delText>
        </w:r>
        <w:r>
          <w:fldChar w:fldCharType="end"/>
        </w:r>
        <w:r>
          <w:rPr>
            <w:rFonts w:ascii="Times" w:eastAsia="Times" w:hAnsi="Times" w:cs="Times"/>
            <w:sz w:val="24"/>
            <w:szCs w:val="24"/>
          </w:rPr>
          <w:delText xml:space="preserve"> . The study utilized Python 3.11.2 on a Windows workstation with an Intel i7-12700K processor and 32GB of Random Access Memory, and is fully reproducible through the provided baseline suites and artifact generation modules.</w:delText>
        </w:r>
      </w:del>
      <w:ins w:id="552" w:author="Revision One" w:date="2026-09-11T18:42:00Z" w16du:dateUtc="2026-09-11T22:42:00Z">
        <w:r>
          <w:rPr>
            <w:rFonts w:ascii="Times" w:eastAsia="Times" w:hAnsi="Times" w:cs="Times"/>
            <w:sz w:val="24"/>
            <w:szCs w:val="24"/>
          </w:rPr>
          <w:t>available at https://doi.org/10.5281/zenodo.19242717 (original archive). The revised code and per-seed results require a new version-specific DOI before submission. The revision utilized Python 3.12.14, NumPy 1.26.4, SciPy 1.15.0, pandas 2.3.1 and Matplotlib 3.11.2; exact dependencies and reproduction commands accompany the code.</w:t>
        </w:r>
      </w:ins>
      <w:r>
        <w:rPr>
          <w:rFonts w:ascii="Times" w:eastAsia="Times" w:hAnsi="Times" w:cs="Times"/>
          <w:sz w:val="24"/>
          <w:szCs w:val="24"/>
        </w:rPr>
        <w:t xml:space="preserve"> To ensure statistical rigor, all simulation results were averaged over 20 deterministic seeds, and </w:t>
      </w:r>
      <w:del w:id="553" w:author="Revision One" w:date="2026-09-11T18:42:00Z" w16du:dateUtc="2026-09-11T22:42:00Z">
        <w:r>
          <w:rPr>
            <w:rFonts w:ascii="Times" w:eastAsia="Times" w:hAnsi="Times" w:cs="Times"/>
            <w:sz w:val="24"/>
            <w:szCs w:val="24"/>
          </w:rPr>
          <w:delText>engagement</w:delText>
        </w:r>
      </w:del>
      <w:ins w:id="554" w:author="Revision One" w:date="2026-09-11T18:42:00Z" w16du:dateUtc="2026-09-11T22:42:00Z">
        <w:r>
          <w:rPr>
            <w:rFonts w:ascii="Times" w:eastAsia="Times" w:hAnsi="Times" w:cs="Times"/>
            <w:sz w:val="24"/>
            <w:szCs w:val="24"/>
          </w:rPr>
          <w:t>descriptive</w:t>
        </w:r>
      </w:ins>
      <w:r>
        <w:rPr>
          <w:rFonts w:ascii="Times" w:eastAsia="Times" w:hAnsi="Times" w:cs="Times"/>
          <w:sz w:val="24"/>
          <w:szCs w:val="24"/>
        </w:rPr>
        <w:t xml:space="preserve"> metrics for the real-data replay included bootstrap 95% confidence intervals. Synthetic data were generated, and Yandex Personalized Web Search Challenge logs (Yandex, 2013) were </w:t>
      </w:r>
      <w:del w:id="555" w:author="Revision One" w:date="2026-09-11T18:42:00Z" w16du:dateUtc="2026-09-11T22:42:00Z">
        <w:r>
          <w:rPr>
            <w:rFonts w:ascii="Times" w:eastAsia="Times" w:hAnsi="Times" w:cs="Times"/>
            <w:sz w:val="24"/>
            <w:szCs w:val="24"/>
          </w:rPr>
          <w:delText xml:space="preserve">programmatically </w:delText>
        </w:r>
      </w:del>
      <w:r>
        <w:rPr>
          <w:rFonts w:ascii="Times" w:eastAsia="Times" w:hAnsi="Times" w:cs="Times"/>
          <w:sz w:val="24"/>
          <w:szCs w:val="24"/>
        </w:rPr>
        <w:t>retrieved</w:t>
      </w:r>
      <w:del w:id="556" w:author="Revision One" w:date="2026-09-11T18:42:00Z" w16du:dateUtc="2026-09-11T22:42:00Z">
        <w:r>
          <w:rPr>
            <w:rFonts w:ascii="Times" w:eastAsia="Times" w:hAnsi="Times" w:cs="Times"/>
            <w:sz w:val="24"/>
            <w:szCs w:val="24"/>
          </w:rPr>
          <w:delText xml:space="preserve"> or generated</w:delText>
        </w:r>
      </w:del>
      <w:r>
        <w:rPr>
          <w:rFonts w:ascii="Times" w:eastAsia="Times" w:hAnsi="Times" w:cs="Times"/>
          <w:sz w:val="24"/>
          <w:szCs w:val="24"/>
        </w:rPr>
        <w:t xml:space="preserve"> using the repository's utility scripts.</w:t>
      </w:r>
    </w:p>
    <w:p w14:paraId="636D8AD0" w14:textId="77777777" w:rsidR="00D56233" w:rsidRDefault="004141C4">
      <w:pPr>
        <w:rPr>
          <w:ins w:id="557" w:author="Revision One" w:date="2026-09-11T18:42:00Z" w16du:dateUtc="2026-09-11T22:42:00Z"/>
        </w:rPr>
      </w:pPr>
      <w:ins w:id="558" w:author="Revision One" w:date="2026-09-11T18:42:00Z" w16du:dateUtc="2026-09-11T22:42:00Z">
        <w:r>
          <w:t>Replay uses the first 200,000 complete sessions in Yandex train.gz: a contiguous prefix, not a random sample or reconstruction of the historical 61,105-session selection. Its 372,282 pages each contain ten distinct documents; page/document identifiers map clicks, with test records and malformed pages excluded. The manifest records zero invalid pages and unmatched clicks. Events follow logged order: ranking uses prior counters, then logged impressions update counts and later clicks update the clicked documen</w:t>
        </w:r>
        <w:r>
          <w:t>t once per page. Logged order supplies rank-based scores; EDE uses binary entropy, m=2 and all ten candidates, without inferring unlogged items or birth dates.</w:t>
        </w:r>
      </w:ins>
    </w:p>
    <w:p w14:paraId="7C734A77" w14:textId="77777777" w:rsidR="00D56233" w:rsidRDefault="004141C4">
      <w:pPr>
        <w:rPr>
          <w:ins w:id="559" w:author="Revision One" w:date="2026-09-11T18:42:00Z" w16du:dateUtc="2026-09-11T22:42:00Z"/>
        </w:rPr>
      </w:pPr>
      <w:ins w:id="560" w:author="Revision One" w:date="2026-09-11T18:42:00Z" w16du:dateUtc="2026-09-11T22:42:00Z">
        <w:r>
          <w:t>For logged list B, proposed list A and clicked set C, exact-match means A=B as ordered lists, set-match means set(A)=set(B), and click preservation means C⊆set(A), allowing changed clicked positions. The latter two always pass on ten-item support. We report all-page and accepted/rejected diagnostics. Mean-metric 95% CIs use 2,000 whole-session bootstrap resamples (seed 20260911). Fixed observed labels produce zero ΔCTR; click-NDCG changes are descriptive, not treatment effects or cold-start evidence.</w:t>
        </w:r>
      </w:ins>
    </w:p>
    <w:p w14:paraId="6DFCAF90" w14:textId="77777777" w:rsidR="00D56233" w:rsidRDefault="004141C4">
      <w:pPr>
        <w:pStyle w:val="Heading3"/>
        <w:keepLines w:val="0"/>
        <w:spacing w:before="240" w:after="60" w:line="240" w:lineRule="auto"/>
        <w:rPr>
          <w:rFonts w:ascii="Times" w:eastAsia="Times" w:hAnsi="Times" w:cs="Times"/>
          <w:b/>
          <w:bCs/>
          <w:color w:val="000000"/>
          <w:sz w:val="26"/>
          <w:szCs w:val="26"/>
        </w:rPr>
      </w:pPr>
      <w:bookmarkStart w:id="561" w:name="_heading=h.ph9701gr79mo" w:colFirst="0" w:colLast="0"/>
      <w:bookmarkEnd w:id="561"/>
      <w:r>
        <w:rPr>
          <w:rFonts w:ascii="Times" w:eastAsia="Times" w:hAnsi="Times" w:cs="Times"/>
          <w:b/>
          <w:bCs/>
          <w:color w:val="000000"/>
          <w:sz w:val="26"/>
          <w:szCs w:val="26"/>
        </w:rPr>
        <w:t>3.6. Use of AI-assisted tools</w:t>
      </w:r>
    </w:p>
    <w:p w14:paraId="0000004D" w14:textId="77777777" w:rsidR="001E1831" w:rsidRDefault="004141C4">
      <w:pPr>
        <w:rPr>
          <w:rFonts w:ascii="Times" w:eastAsia="Times" w:hAnsi="Times" w:cs="Times"/>
          <w:sz w:val="24"/>
          <w:szCs w:val="24"/>
        </w:rPr>
      </w:pPr>
      <w:r>
        <w:rPr>
          <w:rFonts w:ascii="Times" w:eastAsia="Times" w:hAnsi="Times" w:cs="Times"/>
          <w:sz w:val="24"/>
          <w:szCs w:val="24"/>
        </w:rPr>
        <w:t>During the preparation of this work, the authors utilized generative Artificial Intelligence (AI) technologies, specifically ChatGPT-5.2 and GitHub Copilot, to refine the manuscript’s clarity, grammar, and structural flow. Additionally, these tools provided limited assistance in generating and refactoring minor code components. Generative AI was not employed for dataset synthesis, result generation, or the compilation of the reference list, the latter of which underwent manual verification to ensure accurac</w:t>
      </w:r>
      <w:r>
        <w:rPr>
          <w:rFonts w:ascii="Times" w:eastAsia="Times" w:hAnsi="Times" w:cs="Times"/>
          <w:sz w:val="24"/>
          <w:szCs w:val="24"/>
        </w:rPr>
        <w:t>y.</w:t>
      </w:r>
    </w:p>
    <w:p w14:paraId="10A2D753" w14:textId="77777777" w:rsidR="00D56233" w:rsidRDefault="004141C4">
      <w:pPr>
        <w:pStyle w:val="Heading1"/>
        <w:keepLines w:val="0"/>
        <w:spacing w:before="240" w:after="60" w:line="240" w:lineRule="auto"/>
        <w:rPr>
          <w:rFonts w:ascii="Times" w:eastAsia="Times" w:hAnsi="Times" w:cs="Times"/>
        </w:rPr>
      </w:pPr>
      <w:bookmarkStart w:id="562" w:name="_heading=h.qiexqm9b92yf" w:colFirst="0" w:colLast="0"/>
      <w:bookmarkEnd w:id="562"/>
      <w:r>
        <w:rPr>
          <w:rFonts w:ascii="Times" w:eastAsia="Times" w:hAnsi="Times" w:cs="Times"/>
          <w:b/>
          <w:bCs/>
          <w:sz w:val="32"/>
          <w:szCs w:val="32"/>
        </w:rPr>
        <w:t>4. Results</w:t>
      </w:r>
    </w:p>
    <w:p w14:paraId="522B5721" w14:textId="77777777" w:rsidR="00D56233" w:rsidRDefault="004141C4">
      <w:pPr>
        <w:rPr>
          <w:ins w:id="563" w:author="Revision One" w:date="2026-09-11T18:42:00Z" w16du:dateUtc="2026-09-11T22:42:00Z"/>
        </w:rPr>
      </w:pPr>
      <w:ins w:id="564" w:author="Revision One" w:date="2026-09-11T18:42:00Z" w16du:dateUtc="2026-09-11T22:42:00Z">
        <w:r>
          <w:t>We report corrected simulation results first, followed by replay diagnostics; all tables are supplied separately.</w:t>
        </w:r>
      </w:ins>
    </w:p>
    <w:p w14:paraId="63BA6DDE" w14:textId="77777777" w:rsidR="00D56233" w:rsidRDefault="004141C4">
      <w:pPr>
        <w:pStyle w:val="Heading1"/>
        <w:keepLines w:val="0"/>
        <w:spacing w:before="240" w:after="60" w:line="240" w:lineRule="auto"/>
        <w:rPr>
          <w:rFonts w:ascii="Times" w:eastAsia="Times" w:hAnsi="Times" w:cs="Times"/>
          <w:sz w:val="24"/>
          <w:szCs w:val="24"/>
        </w:rPr>
      </w:pPr>
      <w:bookmarkStart w:id="565" w:name="_heading=h.jv3qbaiu444" w:colFirst="0" w:colLast="0"/>
      <w:bookmarkEnd w:id="565"/>
      <w:r>
        <w:rPr>
          <w:rFonts w:ascii="Times" w:eastAsia="Times" w:hAnsi="Times" w:cs="Times"/>
          <w:b/>
          <w:bCs/>
          <w:sz w:val="26"/>
          <w:szCs w:val="26"/>
        </w:rPr>
        <w:t>4.1. Operating-Point Sweep (Hard Mode)</w:t>
      </w:r>
    </w:p>
    <w:p w14:paraId="0215D889" w14:textId="77777777" w:rsidR="00D56233" w:rsidRDefault="004141C4">
      <w:pPr>
        <w:spacing w:line="240" w:lineRule="auto"/>
        <w:rPr>
          <w:rFonts w:ascii="Times" w:eastAsia="Times" w:hAnsi="Times" w:cs="Times"/>
          <w:sz w:val="24"/>
          <w:szCs w:val="24"/>
        </w:rPr>
      </w:pPr>
      <w:r>
        <w:rPr>
          <w:rFonts w:ascii="Times" w:eastAsia="Times" w:hAnsi="Times" w:cs="Times"/>
          <w:sz w:val="24"/>
          <w:szCs w:val="24"/>
        </w:rPr>
        <w:t xml:space="preserve">We first tuned λ (the exploration strength) to identify a practical operating region that balances improved cold-start discovery with </w:t>
      </w:r>
      <w:del w:id="566" w:author="Revision One" w:date="2026-09-11T18:42:00Z" w16du:dateUtc="2026-09-11T22:42:00Z">
        <w:r>
          <w:rPr>
            <w:rFonts w:ascii="Times" w:eastAsia="Times" w:hAnsi="Times" w:cs="Times"/>
            <w:sz w:val="24"/>
            <w:szCs w:val="24"/>
          </w:rPr>
          <w:delText>EDE’s intended minimal-disruption behavior.</w:delText>
        </w:r>
      </w:del>
      <w:ins w:id="567" w:author="Revision One" w:date="2026-09-11T18:42:00Z" w16du:dateUtc="2026-09-11T22:42:00Z">
        <w:r>
          <w:rPr>
            <w:rFonts w:ascii="Times" w:eastAsia="Times" w:hAnsi="Times" w:cs="Times"/>
            <w:sz w:val="24"/>
            <w:szCs w:val="24"/>
          </w:rPr>
          <w:t>average ranking-quality loss.</w:t>
        </w:r>
      </w:ins>
      <w:r>
        <w:rPr>
          <w:rFonts w:ascii="Times" w:eastAsia="Times" w:hAnsi="Times" w:cs="Times"/>
          <w:sz w:val="24"/>
          <w:szCs w:val="24"/>
        </w:rPr>
        <w:t xml:space="preserve"> In the hard cold-start mode (where a new-document penalty was applied before gating), the baseline (without exploration) yielded an NDCG@10 of </w:t>
      </w:r>
      <w:del w:id="568" w:author="Revision One" w:date="2026-09-11T18:42:00Z" w16du:dateUtc="2026-09-11T22:42:00Z">
        <w:r>
          <w:rPr>
            <w:rFonts w:ascii="Times" w:eastAsia="Times" w:hAnsi="Times" w:cs="Times"/>
            <w:sz w:val="24"/>
            <w:szCs w:val="24"/>
          </w:rPr>
          <w:delText xml:space="preserve">approximately </w:delText>
        </w:r>
      </w:del>
      <w:r>
        <w:rPr>
          <w:rFonts w:ascii="Times" w:eastAsia="Times" w:hAnsi="Times" w:cs="Times"/>
          <w:sz w:val="24"/>
          <w:szCs w:val="24"/>
        </w:rPr>
        <w:t>0.</w:t>
      </w:r>
      <w:del w:id="569" w:author="Revision One" w:date="2026-09-11T18:42:00Z" w16du:dateUtc="2026-09-11T22:42:00Z">
        <w:r>
          <w:rPr>
            <w:rFonts w:ascii="Times" w:eastAsia="Times" w:hAnsi="Times" w:cs="Times"/>
            <w:sz w:val="24"/>
            <w:szCs w:val="24"/>
          </w:rPr>
          <w:delText>1797</w:delText>
        </w:r>
      </w:del>
      <w:ins w:id="570" w:author="Revision One" w:date="2026-09-11T18:42:00Z" w16du:dateUtc="2026-09-11T22:42:00Z">
        <w:r>
          <w:rPr>
            <w:rFonts w:ascii="Times" w:eastAsia="Times" w:hAnsi="Times" w:cs="Times"/>
            <w:sz w:val="24"/>
            <w:szCs w:val="24"/>
          </w:rPr>
          <w:t>1793 ± 0.0158</w:t>
        </w:r>
      </w:ins>
      <w:r>
        <w:rPr>
          <w:rFonts w:ascii="Times" w:eastAsia="Times" w:hAnsi="Times" w:cs="Times"/>
          <w:sz w:val="24"/>
          <w:szCs w:val="24"/>
        </w:rPr>
        <w:t xml:space="preserve"> and a coverage of </w:t>
      </w:r>
      <w:del w:id="571" w:author="Revision One" w:date="2026-09-11T18:42:00Z" w16du:dateUtc="2026-09-11T22:42:00Z">
        <w:r>
          <w:rPr>
            <w:rFonts w:ascii="Times" w:eastAsia="Times" w:hAnsi="Times" w:cs="Times"/>
            <w:sz w:val="24"/>
            <w:szCs w:val="24"/>
          </w:rPr>
          <w:delText>approximately 0.0058.</w:delText>
        </w:r>
      </w:del>
      <w:ins w:id="572" w:author="Revision One" w:date="2026-09-11T18:42:00Z" w16du:dateUtc="2026-09-11T22:42:00Z">
        <w:r>
          <w:rPr>
            <w:rFonts w:ascii="Times" w:eastAsia="Times" w:hAnsi="Times" w:cs="Times"/>
            <w:sz w:val="24"/>
            <w:szCs w:val="24"/>
          </w:rPr>
          <w:t>0.087 ± 0.025 at p=0.15 on held-out seeds.</w:t>
        </w:r>
      </w:ins>
      <w:r>
        <w:rPr>
          <w:rFonts w:ascii="Times" w:eastAsia="Times" w:hAnsi="Times" w:cs="Times"/>
          <w:sz w:val="24"/>
          <w:szCs w:val="24"/>
        </w:rPr>
        <w:t xml:space="preserve"> As shown in Table 1, we swept λ </w:t>
      </w:r>
      <w:del w:id="573" w:author="Revision One" w:date="2026-09-11T18:42:00Z" w16du:dateUtc="2026-09-11T22:42:00Z">
        <w:r>
          <w:rPr>
            <w:rFonts w:ascii="Times" w:eastAsia="Times" w:hAnsi="Times" w:cs="Times"/>
            <w:sz w:val="24"/>
            <w:szCs w:val="24"/>
          </w:rPr>
          <w:delText>while maintaining</w:delText>
        </w:r>
      </w:del>
      <w:ins w:id="574" w:author="Revision One" w:date="2026-09-11T18:42:00Z" w16du:dateUtc="2026-09-11T22:42:00Z">
        <w:r>
          <w:rPr>
            <w:rFonts w:ascii="Times" w:eastAsia="Times" w:hAnsi="Times" w:cs="Times"/>
            <w:sz w:val="24"/>
            <w:szCs w:val="24"/>
          </w:rPr>
          <w:t>on independent validation seeds, requiring</w:t>
        </w:r>
      </w:ins>
      <w:r>
        <w:rPr>
          <w:rFonts w:ascii="Times" w:eastAsia="Times" w:hAnsi="Times" w:cs="Times"/>
          <w:sz w:val="24"/>
          <w:szCs w:val="24"/>
        </w:rPr>
        <w:t xml:space="preserve"> a </w:t>
      </w:r>
      <w:del w:id="575" w:author="Revision One" w:date="2026-09-11T18:42:00Z" w16du:dateUtc="2026-09-11T22:42:00Z">
        <w:r>
          <w:rPr>
            <w:rFonts w:ascii="Times" w:eastAsia="Times" w:hAnsi="Times" w:cs="Times"/>
            <w:sz w:val="24"/>
            <w:szCs w:val="24"/>
          </w:rPr>
          <w:delText>minimum</w:delText>
        </w:r>
      </w:del>
      <w:ins w:id="576" w:author="Revision One" w:date="2026-09-11T18:42:00Z" w16du:dateUtc="2026-09-11T22:42:00Z">
        <w:r>
          <w:rPr>
            <w:rFonts w:ascii="Times" w:eastAsia="Times" w:hAnsi="Times" w:cs="Times"/>
            <w:sz w:val="24"/>
            <w:szCs w:val="24"/>
          </w:rPr>
          <w:t>paired 95%</w:t>
        </w:r>
      </w:ins>
      <w:r>
        <w:rPr>
          <w:rFonts w:ascii="Times" w:eastAsia="Times" w:hAnsi="Times" w:cs="Times"/>
          <w:sz w:val="24"/>
          <w:szCs w:val="24"/>
        </w:rPr>
        <w:t xml:space="preserve"> ΔNDCG</w:t>
      </w:r>
      <w:del w:id="577" w:author="Revision One" w:date="2026-09-11T18:42:00Z" w16du:dateUtc="2026-09-11T22:42:00Z">
        <w:r>
          <w:rPr>
            <w:rFonts w:ascii="Times" w:eastAsia="Times" w:hAnsi="Times" w:cs="Times"/>
            <w:sz w:val="24"/>
            <w:szCs w:val="24"/>
          </w:rPr>
          <w:delText>@10</w:delText>
        </w:r>
      </w:del>
      <w:ins w:id="578" w:author="Revision One" w:date="2026-09-11T18:42:00Z" w16du:dateUtc="2026-09-11T22:42:00Z">
        <w:r>
          <w:rPr>
            <w:rFonts w:ascii="Times" w:eastAsia="Times" w:hAnsi="Times" w:cs="Times"/>
            <w:sz w:val="24"/>
            <w:szCs w:val="24"/>
          </w:rPr>
          <w:t xml:space="preserve"> interval lower bound</w:t>
        </w:r>
      </w:ins>
      <w:r>
        <w:rPr>
          <w:rFonts w:ascii="Times" w:eastAsia="Times" w:hAnsi="Times" w:cs="Times"/>
          <w:sz w:val="24"/>
          <w:szCs w:val="24"/>
        </w:rPr>
        <w:t xml:space="preserve"> of </w:t>
      </w:r>
      <w:del w:id="579" w:author="Revision One" w:date="2026-09-11T18:42:00Z" w16du:dateUtc="2026-09-11T22:42:00Z">
        <w:r>
          <w:rPr>
            <w:rFonts w:ascii="Times" w:eastAsia="Times" w:hAnsi="Times" w:cs="Times"/>
            <w:sz w:val="24"/>
            <w:szCs w:val="24"/>
          </w:rPr>
          <w:delText>-</w:delText>
        </w:r>
      </w:del>
      <w:ins w:id="580" w:author="Revision One" w:date="2026-09-11T18:42:00Z" w16du:dateUtc="2026-09-11T22:42:00Z">
        <w:r>
          <w:rPr>
            <w:rFonts w:ascii="Times" w:eastAsia="Times" w:hAnsi="Times" w:cs="Times"/>
            <w:sz w:val="24"/>
            <w:szCs w:val="24"/>
          </w:rPr>
          <w:t>at least −</w:t>
        </w:r>
      </w:ins>
      <w:r>
        <w:rPr>
          <w:rFonts w:ascii="Times" w:eastAsia="Times" w:hAnsi="Times" w:cs="Times"/>
          <w:sz w:val="24"/>
          <w:szCs w:val="24"/>
        </w:rPr>
        <w:t>0.01</w:t>
      </w:r>
      <w:del w:id="581" w:author="Revision One" w:date="2026-09-11T18:42:00Z" w16du:dateUtc="2026-09-11T22:42:00Z">
        <w:r>
          <w:rPr>
            <w:rFonts w:ascii="Times" w:eastAsia="Times" w:hAnsi="Times" w:cs="Times"/>
            <w:sz w:val="24"/>
            <w:szCs w:val="24"/>
          </w:rPr>
          <w:delText>. A representative</w:delText>
        </w:r>
      </w:del>
      <w:ins w:id="582" w:author="Revision One" w:date="2026-09-11T18:42:00Z" w16du:dateUtc="2026-09-11T22:42:00Z">
        <w:r>
          <w:rPr>
            <w:rFonts w:ascii="Times" w:eastAsia="Times" w:hAnsi="Times" w:cs="Times"/>
            <w:sz w:val="24"/>
            <w:szCs w:val="24"/>
          </w:rPr>
          <w:t xml:space="preserve"> at both validation penalties. The selected</w:t>
        </w:r>
      </w:ins>
      <w:r>
        <w:rPr>
          <w:rFonts w:ascii="Times" w:eastAsia="Times" w:hAnsi="Times" w:cs="Times"/>
          <w:sz w:val="24"/>
          <w:szCs w:val="24"/>
        </w:rPr>
        <w:t xml:space="preserve"> operating point (</w:t>
      </w:r>
      <w:del w:id="583" w:author="Revision One" w:date="2026-09-11T18:42:00Z" w16du:dateUtc="2026-09-11T22:42:00Z">
        <w:r>
          <w:rPr>
            <w:rFonts w:ascii="Times" w:eastAsia="Times" w:hAnsi="Times" w:cs="Times"/>
            <w:sz w:val="24"/>
            <w:szCs w:val="24"/>
          </w:rPr>
          <w:delText xml:space="preserve">config C: </w:delText>
        </w:r>
      </w:del>
      <w:r>
        <w:rPr>
          <w:rFonts w:ascii="Times" w:eastAsia="Times" w:hAnsi="Times" w:cs="Times"/>
          <w:sz w:val="24"/>
          <w:szCs w:val="24"/>
        </w:rPr>
        <w:t>λ=0.</w:t>
      </w:r>
      <w:del w:id="584" w:author="Revision One" w:date="2026-09-11T18:42:00Z" w16du:dateUtc="2026-09-11T22:42:00Z">
        <w:r>
          <w:rPr>
            <w:rFonts w:ascii="Times" w:eastAsia="Times" w:hAnsi="Times" w:cs="Times"/>
            <w:sz w:val="24"/>
            <w:szCs w:val="24"/>
          </w:rPr>
          <w:delText>3</w:delText>
        </w:r>
      </w:del>
      <w:ins w:id="585" w:author="Revision One" w:date="2026-09-11T18:42:00Z" w16du:dateUtc="2026-09-11T22:42:00Z">
        <w:r>
          <w:rPr>
            <w:rFonts w:ascii="Times" w:eastAsia="Times" w:hAnsi="Times" w:cs="Times"/>
            <w:sz w:val="24"/>
            <w:szCs w:val="24"/>
          </w:rPr>
          <w:t>4</w:t>
        </w:r>
      </w:ins>
      <w:r>
        <w:rPr>
          <w:rFonts w:ascii="Times" w:eastAsia="Times" w:hAnsi="Times" w:cs="Times"/>
          <w:sz w:val="24"/>
          <w:szCs w:val="24"/>
        </w:rPr>
        <w:t>, η=0.65, m=</w:t>
      </w:r>
      <w:del w:id="586" w:author="Revision One" w:date="2026-09-11T18:42:00Z" w16du:dateUtc="2026-09-11T22:42:00Z">
        <w:r>
          <w:rPr>
            <w:rFonts w:ascii="Times" w:eastAsia="Times" w:hAnsi="Times" w:cs="Times"/>
            <w:sz w:val="24"/>
            <w:szCs w:val="24"/>
          </w:rPr>
          <w:delText>1</w:delText>
        </w:r>
      </w:del>
      <w:ins w:id="587" w:author="Revision One" w:date="2026-09-11T18:42:00Z" w16du:dateUtc="2026-09-11T22:42:00Z">
        <w:r>
          <w:rPr>
            <w:rFonts w:ascii="Times" w:eastAsia="Times" w:hAnsi="Times" w:cs="Times"/>
            <w:sz w:val="24"/>
            <w:szCs w:val="24"/>
          </w:rPr>
          <w:t>2</w:t>
        </w:r>
      </w:ins>
      <w:r>
        <w:rPr>
          <w:rFonts w:ascii="Times" w:eastAsia="Times" w:hAnsi="Times" w:cs="Times"/>
          <w:sz w:val="24"/>
          <w:szCs w:val="24"/>
        </w:rPr>
        <w:t xml:space="preserve">) achieved a </w:t>
      </w:r>
      <w:ins w:id="588" w:author="Revision One" w:date="2026-09-11T18:42:00Z" w16du:dateUtc="2026-09-11T22:42:00Z">
        <w:r>
          <w:rPr>
            <w:rFonts w:ascii="Times" w:eastAsia="Times" w:hAnsi="Times" w:cs="Times"/>
            <w:sz w:val="24"/>
            <w:szCs w:val="24"/>
          </w:rPr>
          <w:t xml:space="preserve">held-out </w:t>
        </w:r>
      </w:ins>
      <w:r>
        <w:rPr>
          <w:rFonts w:ascii="Times" w:eastAsia="Times" w:hAnsi="Times" w:cs="Times"/>
          <w:sz w:val="24"/>
          <w:szCs w:val="24"/>
        </w:rPr>
        <w:t>Δcoverage of +0.</w:t>
      </w:r>
      <w:del w:id="589" w:author="Revision One" w:date="2026-09-11T18:42:00Z" w16du:dateUtc="2026-09-11T22:42:00Z">
        <w:r>
          <w:rPr>
            <w:rFonts w:ascii="Times" w:eastAsia="Times" w:hAnsi="Times" w:cs="Times"/>
            <w:sz w:val="24"/>
            <w:szCs w:val="24"/>
          </w:rPr>
          <w:delText>5603, with NDCG increasing slightly by +0.0021.</w:delText>
        </w:r>
      </w:del>
      <w:ins w:id="590" w:author="Revision One" w:date="2026-09-11T18:42:00Z" w16du:dateUtc="2026-09-11T22:42:00Z">
        <w:r>
          <w:rPr>
            <w:rFonts w:ascii="Times" w:eastAsia="Times" w:hAnsi="Times" w:cs="Times"/>
            <w:sz w:val="24"/>
            <w:szCs w:val="24"/>
          </w:rPr>
          <w:t>099 [95% CI +0.087, +0.110] and ΔNDCG of −0.0026 [−0.0041, −0.0011] at p=0.15.</w:t>
        </w:r>
      </w:ins>
      <w:r>
        <w:rPr>
          <w:rFonts w:ascii="Times" w:eastAsia="Times" w:hAnsi="Times" w:cs="Times"/>
          <w:sz w:val="24"/>
          <w:szCs w:val="24"/>
        </w:rPr>
        <w:t xml:space="preserve"> These results show that EDE can improve discovery </w:t>
      </w:r>
      <w:del w:id="591" w:author="Revision One" w:date="2026-09-11T18:42:00Z" w16du:dateUtc="2026-09-11T22:42:00Z">
        <w:r>
          <w:rPr>
            <w:rFonts w:ascii="Times" w:eastAsia="Times" w:hAnsi="Times" w:cs="Times"/>
            <w:sz w:val="24"/>
            <w:szCs w:val="24"/>
          </w:rPr>
          <w:delText xml:space="preserve">substantially while remaining within </w:delText>
        </w:r>
      </w:del>
      <w:ins w:id="592" w:author="Revision One" w:date="2026-09-11T18:42:00Z" w16du:dateUtc="2026-09-11T22:42:00Z">
        <w:r>
          <w:rPr>
            <w:rFonts w:ascii="Times" w:eastAsia="Times" w:hAnsi="Times" w:cs="Times"/>
            <w:sz w:val="24"/>
            <w:szCs w:val="24"/>
          </w:rPr>
          <w:t xml:space="preserve">in this setting with </w:t>
        </w:r>
      </w:ins>
      <w:r>
        <w:rPr>
          <w:rFonts w:ascii="Times" w:eastAsia="Times" w:hAnsi="Times" w:cs="Times"/>
          <w:sz w:val="24"/>
          <w:szCs w:val="24"/>
        </w:rPr>
        <w:t xml:space="preserve">a small </w:t>
      </w:r>
      <w:ins w:id="593" w:author="Revision One" w:date="2026-09-11T18:42:00Z" w16du:dateUtc="2026-09-11T22:42:00Z">
        <w:r>
          <w:rPr>
            <w:rFonts w:ascii="Times" w:eastAsia="Times" w:hAnsi="Times" w:cs="Times"/>
            <w:sz w:val="24"/>
            <w:szCs w:val="24"/>
          </w:rPr>
          <w:t xml:space="preserve">average </w:t>
        </w:r>
      </w:ins>
      <w:r>
        <w:rPr>
          <w:rFonts w:ascii="Times" w:eastAsia="Times" w:hAnsi="Times" w:cs="Times"/>
          <w:sz w:val="24"/>
          <w:szCs w:val="24"/>
        </w:rPr>
        <w:t xml:space="preserve">ranking-quality </w:t>
      </w:r>
      <w:del w:id="594" w:author="Revision One" w:date="2026-09-11T18:42:00Z" w16du:dateUtc="2026-09-11T22:42:00Z">
        <w:r>
          <w:rPr>
            <w:rFonts w:ascii="Times" w:eastAsia="Times" w:hAnsi="Times" w:cs="Times"/>
            <w:sz w:val="24"/>
            <w:szCs w:val="24"/>
          </w:rPr>
          <w:delText>budget</w:delText>
        </w:r>
      </w:del>
      <w:ins w:id="595" w:author="Revision One" w:date="2026-09-11T18:42:00Z" w16du:dateUtc="2026-09-11T22:42:00Z">
        <w:r>
          <w:rPr>
            <w:rFonts w:ascii="Times" w:eastAsia="Times" w:hAnsi="Times" w:cs="Times"/>
            <w:sz w:val="24"/>
            <w:szCs w:val="24"/>
          </w:rPr>
          <w:t>loss</w:t>
        </w:r>
      </w:ins>
      <w:r>
        <w:rPr>
          <w:rFonts w:ascii="Times" w:eastAsia="Times" w:hAnsi="Times" w:cs="Times"/>
          <w:sz w:val="24"/>
          <w:szCs w:val="24"/>
        </w:rPr>
        <w:t xml:space="preserve">, consistent with its role as a constrained re-ranking layer. </w:t>
      </w:r>
      <w:ins w:id="596" w:author="Revision One" w:date="2026-09-11T18:42:00Z" w16du:dateUtc="2026-09-11T22:42:00Z">
        <w:r>
          <w:rPr>
            <w:rFonts w:ascii="Times" w:eastAsia="Times" w:hAnsi="Times" w:cs="Times"/>
            <w:sz w:val="24"/>
            <w:szCs w:val="24"/>
          </w:rPr>
          <w:t xml:space="preserve">The mean-quality rule does not guarantee quality for every query. </w:t>
        </w:r>
      </w:ins>
      <w:r>
        <w:rPr>
          <w:rFonts w:ascii="Times" w:eastAsia="Times" w:hAnsi="Times" w:cs="Times"/>
          <w:sz w:val="24"/>
          <w:szCs w:val="24"/>
        </w:rPr>
        <w:t xml:space="preserve">Figure 2 illustrates the discovery-quality </w:t>
      </w:r>
      <w:del w:id="597" w:author="Revision One" w:date="2026-09-11T18:42:00Z" w16du:dateUtc="2026-09-11T22:42:00Z">
        <w:r>
          <w:rPr>
            <w:rFonts w:ascii="Times" w:eastAsia="Times" w:hAnsi="Times" w:cs="Times"/>
            <w:sz w:val="24"/>
            <w:szCs w:val="24"/>
          </w:rPr>
          <w:delText>Pareto frontier</w:delText>
        </w:r>
      </w:del>
      <w:ins w:id="598" w:author="Revision One" w:date="2026-09-11T18:42:00Z" w16du:dateUtc="2026-09-11T22:42:00Z">
        <w:r>
          <w:rPr>
            <w:rFonts w:ascii="Times" w:eastAsia="Times" w:hAnsi="Times" w:cs="Times"/>
            <w:sz w:val="24"/>
            <w:szCs w:val="24"/>
          </w:rPr>
          <w:t>trade-off</w:t>
        </w:r>
      </w:ins>
      <w:r>
        <w:rPr>
          <w:rFonts w:ascii="Times" w:eastAsia="Times" w:hAnsi="Times" w:cs="Times"/>
          <w:sz w:val="24"/>
          <w:szCs w:val="24"/>
        </w:rPr>
        <w:t xml:space="preserve"> as λ varies. </w:t>
      </w:r>
    </w:p>
    <w:p w14:paraId="1B20AF0D" w14:textId="77777777" w:rsidR="00D56233" w:rsidRDefault="004141C4">
      <w:pPr>
        <w:pStyle w:val="Heading3"/>
        <w:keepLines w:val="0"/>
        <w:spacing w:before="240" w:after="60" w:line="240" w:lineRule="auto"/>
        <w:rPr>
          <w:rFonts w:ascii="Times" w:eastAsia="Times" w:hAnsi="Times" w:cs="Times"/>
          <w:b/>
          <w:bCs/>
          <w:color w:val="000000"/>
          <w:sz w:val="26"/>
          <w:szCs w:val="26"/>
        </w:rPr>
      </w:pPr>
      <w:bookmarkStart w:id="599" w:name="_heading=h.2zpr5p2sjofi" w:colFirst="0" w:colLast="0"/>
      <w:bookmarkEnd w:id="599"/>
      <w:r>
        <w:rPr>
          <w:rFonts w:ascii="Times" w:eastAsia="Times" w:hAnsi="Times" w:cs="Times"/>
          <w:b/>
          <w:bCs/>
          <w:color w:val="000000"/>
          <w:sz w:val="26"/>
          <w:szCs w:val="26"/>
        </w:rPr>
        <w:t>4.2. Discovery across Difficulty Regimes</w:t>
      </w:r>
    </w:p>
    <w:p w14:paraId="4FE850CD" w14:textId="77777777" w:rsidR="00D56233" w:rsidRDefault="004141C4">
      <w:pPr>
        <w:spacing w:line="240" w:lineRule="auto"/>
        <w:rPr>
          <w:rFonts w:ascii="Times" w:eastAsia="Times" w:hAnsi="Times" w:cs="Times"/>
          <w:sz w:val="24"/>
          <w:szCs w:val="24"/>
        </w:rPr>
      </w:pPr>
      <w:r>
        <w:rPr>
          <w:rFonts w:ascii="Times" w:eastAsia="Times" w:hAnsi="Times" w:cs="Times"/>
          <w:sz w:val="24"/>
          <w:szCs w:val="24"/>
        </w:rPr>
        <w:t xml:space="preserve">Figure 1a plots new-doc coverage against penalty. Baseline discovery declines </w:t>
      </w:r>
      <w:del w:id="600" w:author="Revision One" w:date="2026-09-11T18:42:00Z" w16du:dateUtc="2026-09-11T22:42:00Z">
        <w:r>
          <w:rPr>
            <w:rFonts w:ascii="Times" w:eastAsia="Times" w:hAnsi="Times" w:cs="Times"/>
            <w:sz w:val="24"/>
            <w:szCs w:val="24"/>
          </w:rPr>
          <w:delText xml:space="preserve">rapidly </w:delText>
        </w:r>
      </w:del>
      <w:r>
        <w:rPr>
          <w:rFonts w:ascii="Times" w:eastAsia="Times" w:hAnsi="Times" w:cs="Times"/>
          <w:sz w:val="24"/>
          <w:szCs w:val="24"/>
        </w:rPr>
        <w:t>as penalties increase (</w:t>
      </w:r>
      <w:del w:id="601" w:author="Revision One" w:date="2026-09-11T18:42:00Z" w16du:dateUtc="2026-09-11T22:42:00Z">
        <w:r>
          <w:rPr>
            <w:rFonts w:ascii="Times" w:eastAsia="Times" w:hAnsi="Times" w:cs="Times"/>
            <w:sz w:val="24"/>
            <w:szCs w:val="24"/>
          </w:rPr>
          <w:delText xml:space="preserve">decreasing </w:delText>
        </w:r>
      </w:del>
      <w:r>
        <w:rPr>
          <w:rFonts w:ascii="Times" w:eastAsia="Times" w:hAnsi="Times" w:cs="Times"/>
          <w:sz w:val="24"/>
          <w:szCs w:val="24"/>
        </w:rPr>
        <w:t xml:space="preserve">from </w:t>
      </w:r>
      <w:del w:id="602" w:author="Revision One" w:date="2026-09-11T18:42:00Z" w16du:dateUtc="2026-09-11T22:42:00Z">
        <w:r>
          <w:rPr>
            <w:rFonts w:ascii="Times" w:eastAsia="Times" w:hAnsi="Times" w:cs="Times"/>
            <w:sz w:val="24"/>
            <w:szCs w:val="24"/>
          </w:rPr>
          <w:delText xml:space="preserve">approximately 20% coverage </w:delText>
        </w:r>
      </w:del>
      <w:ins w:id="603" w:author="Revision One" w:date="2026-09-11T18:42:00Z" w16du:dateUtc="2026-09-11T22:42:00Z">
        <w:r>
          <w:rPr>
            <w:rFonts w:ascii="Times" w:eastAsia="Times" w:hAnsi="Times" w:cs="Times"/>
            <w:sz w:val="24"/>
            <w:szCs w:val="24"/>
          </w:rPr>
          <w:t xml:space="preserve">0.087 </w:t>
        </w:r>
      </w:ins>
      <w:r>
        <w:rPr>
          <w:rFonts w:ascii="Times" w:eastAsia="Times" w:hAnsi="Times" w:cs="Times"/>
          <w:sz w:val="24"/>
          <w:szCs w:val="24"/>
        </w:rPr>
        <w:t xml:space="preserve">at </w:t>
      </w:r>
      <w:del w:id="604" w:author="Revision One" w:date="2026-09-11T18:42:00Z" w16du:dateUtc="2026-09-11T22:42:00Z">
        <w:r>
          <w:rPr>
            <w:rFonts w:ascii="Times" w:eastAsia="Times" w:hAnsi="Times" w:cs="Times"/>
            <w:sz w:val="24"/>
            <w:szCs w:val="24"/>
          </w:rPr>
          <w:delText xml:space="preserve">a penalty of </w:delText>
        </w:r>
      </w:del>
      <w:ins w:id="605" w:author="Revision One" w:date="2026-09-11T18:42:00Z" w16du:dateUtc="2026-09-11T22:42:00Z">
        <w:r>
          <w:rPr>
            <w:rFonts w:ascii="Times" w:eastAsia="Times" w:hAnsi="Times" w:cs="Times"/>
            <w:sz w:val="24"/>
            <w:szCs w:val="24"/>
          </w:rPr>
          <w:t>p=</w:t>
        </w:r>
      </w:ins>
      <w:r>
        <w:rPr>
          <w:rFonts w:ascii="Times" w:eastAsia="Times" w:hAnsi="Times" w:cs="Times"/>
          <w:sz w:val="24"/>
          <w:szCs w:val="24"/>
        </w:rPr>
        <w:t>0.</w:t>
      </w:r>
      <w:del w:id="606" w:author="Revision One" w:date="2026-09-11T18:42:00Z" w16du:dateUtc="2026-09-11T22:42:00Z">
        <w:r>
          <w:rPr>
            <w:rFonts w:ascii="Times" w:eastAsia="Times" w:hAnsi="Times" w:cs="Times"/>
            <w:sz w:val="24"/>
            <w:szCs w:val="24"/>
          </w:rPr>
          <w:delText>10</w:delText>
        </w:r>
      </w:del>
      <w:ins w:id="607" w:author="Revision One" w:date="2026-09-11T18:42:00Z" w16du:dateUtc="2026-09-11T22:42:00Z">
        <w:r>
          <w:rPr>
            <w:rFonts w:ascii="Times" w:eastAsia="Times" w:hAnsi="Times" w:cs="Times"/>
            <w:sz w:val="24"/>
            <w:szCs w:val="24"/>
          </w:rPr>
          <w:t>15</w:t>
        </w:r>
      </w:ins>
      <w:r>
        <w:rPr>
          <w:rFonts w:ascii="Times" w:eastAsia="Times" w:hAnsi="Times" w:cs="Times"/>
          <w:sz w:val="24"/>
          <w:szCs w:val="24"/>
        </w:rPr>
        <w:t xml:space="preserve"> to </w:t>
      </w:r>
      <w:del w:id="608" w:author="Revision One" w:date="2026-09-11T18:42:00Z" w16du:dateUtc="2026-09-11T22:42:00Z">
        <w:r>
          <w:rPr>
            <w:rFonts w:ascii="Times" w:eastAsia="Times" w:hAnsi="Times" w:cs="Times"/>
            <w:sz w:val="24"/>
            <w:szCs w:val="24"/>
          </w:rPr>
          <w:delText>approximately 0%</w:delText>
        </w:r>
      </w:del>
      <w:ins w:id="609" w:author="Revision One" w:date="2026-09-11T18:42:00Z" w16du:dateUtc="2026-09-11T22:42:00Z">
        <w:r>
          <w:rPr>
            <w:rFonts w:ascii="Times" w:eastAsia="Times" w:hAnsi="Times" w:cs="Times"/>
            <w:sz w:val="24"/>
            <w:szCs w:val="24"/>
          </w:rPr>
          <w:t>0.0055</w:t>
        </w:r>
      </w:ins>
      <w:r>
        <w:rPr>
          <w:rFonts w:ascii="Times" w:eastAsia="Times" w:hAnsi="Times" w:cs="Times"/>
          <w:sz w:val="24"/>
          <w:szCs w:val="24"/>
        </w:rPr>
        <w:t xml:space="preserve"> at </w:t>
      </w:r>
      <w:del w:id="610" w:author="Revision One" w:date="2026-09-11T18:42:00Z" w16du:dateUtc="2026-09-11T22:42:00Z">
        <w:r>
          <w:rPr>
            <w:rFonts w:ascii="Times" w:eastAsia="Times" w:hAnsi="Times" w:cs="Times"/>
            <w:sz w:val="24"/>
            <w:szCs w:val="24"/>
          </w:rPr>
          <w:delText>0.60), whereas EDE maintains substantial discovery gains over a wide range (e.g., approximately 73% coverage at 0.10</w:delText>
        </w:r>
      </w:del>
      <w:ins w:id="611" w:author="Revision One" w:date="2026-09-11T18:42:00Z" w16du:dateUtc="2026-09-11T22:42:00Z">
        <w:r>
          <w:rPr>
            <w:rFonts w:ascii="Times" w:eastAsia="Times" w:hAnsi="Times" w:cs="Times"/>
            <w:sz w:val="24"/>
            <w:szCs w:val="24"/>
          </w:rPr>
          <w:t>p=0.30),</w:t>
        </w:r>
      </w:ins>
      <w:r>
        <w:rPr>
          <w:rFonts w:ascii="Times" w:eastAsia="Times" w:hAnsi="Times" w:cs="Times"/>
          <w:sz w:val="24"/>
          <w:szCs w:val="24"/>
        </w:rPr>
        <w:t xml:space="preserve"> and </w:t>
      </w:r>
      <w:del w:id="612" w:author="Revision One" w:date="2026-09-11T18:42:00Z" w16du:dateUtc="2026-09-11T22:42:00Z">
        <w:r>
          <w:rPr>
            <w:rFonts w:ascii="Times" w:eastAsia="Times" w:hAnsi="Times" w:cs="Times"/>
            <w:sz w:val="24"/>
            <w:szCs w:val="24"/>
          </w:rPr>
          <w:delText>approximately 58% at 0.30).</w:delText>
        </w:r>
      </w:del>
      <w:ins w:id="613" w:author="Revision One" w:date="2026-09-11T18:42:00Z" w16du:dateUtc="2026-09-11T22:42:00Z">
        <w:r>
          <w:rPr>
            <w:rFonts w:ascii="Times" w:eastAsia="Times" w:hAnsi="Times" w:cs="Times"/>
            <w:sz w:val="24"/>
            <w:szCs w:val="24"/>
          </w:rPr>
          <w:t>EDE coverage also declines (0.186, 0.0117 and 0.0004 at p=0.15, 0.30 and 0.40).</w:t>
        </w:r>
      </w:ins>
      <w:r>
        <w:rPr>
          <w:rFonts w:ascii="Times" w:eastAsia="Times" w:hAnsi="Times" w:cs="Times"/>
          <w:sz w:val="24"/>
          <w:szCs w:val="24"/>
        </w:rPr>
        <w:t xml:space="preserve"> Figure 1b plots NDCG@10 against penalty, </w:t>
      </w:r>
      <w:del w:id="614" w:author="Revision One" w:date="2026-09-11T18:42:00Z" w16du:dateUtc="2026-09-11T22:42:00Z">
        <w:r>
          <w:rPr>
            <w:rFonts w:ascii="Times" w:eastAsia="Times" w:hAnsi="Times" w:cs="Times"/>
            <w:sz w:val="24"/>
            <w:szCs w:val="24"/>
          </w:rPr>
          <w:delText>demonstrating that EDE maintains a consistent quality level across different penalty regimes. Across easy-to-moderate penalties (0.10–0.30),</w:delText>
        </w:r>
      </w:del>
      <w:ins w:id="615" w:author="Revision One" w:date="2026-09-11T18:42:00Z" w16du:dateUtc="2026-09-11T22:42:00Z">
        <w:r>
          <w:rPr>
            <w:rFonts w:ascii="Times" w:eastAsia="Times" w:hAnsi="Times" w:cs="Times"/>
            <w:sz w:val="24"/>
            <w:szCs w:val="24"/>
          </w:rPr>
          <w:t>with paired ΔNDCG at p=0.30 of −0.0026 [95% CI −0.0041, −0.0011]. At p=0.15,</w:t>
        </w:r>
      </w:ins>
      <w:r>
        <w:rPr>
          <w:rFonts w:ascii="Times" w:eastAsia="Times" w:hAnsi="Times" w:cs="Times"/>
          <w:sz w:val="24"/>
          <w:szCs w:val="24"/>
        </w:rPr>
        <w:t xml:space="preserve"> EDE reduces time-to-first-click (TTF) for relevant new documents </w:t>
      </w:r>
      <w:del w:id="616" w:author="Revision One" w:date="2026-09-11T18:42:00Z" w16du:dateUtc="2026-09-11T22:42:00Z">
        <w:r>
          <w:rPr>
            <w:rFonts w:ascii="Times" w:eastAsia="Times" w:hAnsi="Times" w:cs="Times"/>
            <w:sz w:val="24"/>
            <w:szCs w:val="24"/>
          </w:rPr>
          <w:delText>by roughly 20–26% (e.g., approximately 19</w:delText>
        </w:r>
      </w:del>
      <w:ins w:id="617" w:author="Revision One" w:date="2026-09-11T18:42:00Z" w16du:dateUtc="2026-09-11T22:42:00Z">
        <w:r>
          <w:rPr>
            <w:rFonts w:ascii="Times" w:eastAsia="Times" w:hAnsi="Times" w:cs="Times"/>
            <w:sz w:val="24"/>
            <w:szCs w:val="24"/>
          </w:rPr>
          <w:t>from 938.6 ± 18.6 to 884.1 ± 21</w:t>
        </w:r>
      </w:ins>
      <w:r>
        <w:rPr>
          <w:rFonts w:ascii="Times" w:eastAsia="Times" w:hAnsi="Times" w:cs="Times"/>
          <w:sz w:val="24"/>
          <w:szCs w:val="24"/>
        </w:rPr>
        <w:t>.5</w:t>
      </w:r>
      <w:del w:id="618" w:author="Revision One" w:date="2026-09-11T18:42:00Z" w16du:dateUtc="2026-09-11T22:42:00Z">
        <w:r>
          <w:rPr>
            <w:rFonts w:ascii="Times" w:eastAsia="Times" w:hAnsi="Times" w:cs="Times"/>
            <w:sz w:val="24"/>
            <w:szCs w:val="24"/>
          </w:rPr>
          <w:delText>% faster at a penalty of 0.30).</w:delText>
        </w:r>
      </w:del>
      <w:ins w:id="619" w:author="Revision One" w:date="2026-09-11T18:42:00Z" w16du:dateUtc="2026-09-11T22:42:00Z">
        <w:r>
          <w:rPr>
            <w:rFonts w:ascii="Times" w:eastAsia="Times" w:hAnsi="Times" w:cs="Times"/>
            <w:sz w:val="24"/>
            <w:szCs w:val="24"/>
          </w:rPr>
          <w:t xml:space="preserve"> query timesteps after arrival. Unique new docs shown were 50.9 ± 6.8 versus 20.4 ± 3.4 for baseline; query-matched EDE coverage was 0.075 ± 0.019.</w:t>
        </w:r>
      </w:ins>
    </w:p>
    <w:p w14:paraId="1E70B978" w14:textId="77777777" w:rsidR="00D56233" w:rsidRDefault="004141C4">
      <w:pPr>
        <w:pStyle w:val="Heading3"/>
        <w:keepLines w:val="0"/>
        <w:spacing w:before="240" w:after="60" w:line="240" w:lineRule="auto"/>
        <w:rPr>
          <w:rFonts w:ascii="Times" w:eastAsia="Times" w:hAnsi="Times" w:cs="Times"/>
          <w:b/>
          <w:bCs/>
          <w:color w:val="000000"/>
          <w:sz w:val="26"/>
          <w:szCs w:val="26"/>
        </w:rPr>
      </w:pPr>
      <w:bookmarkStart w:id="620" w:name="_heading=h.8nafsp8o6ib5" w:colFirst="0" w:colLast="0"/>
      <w:bookmarkEnd w:id="620"/>
      <w:r>
        <w:rPr>
          <w:rFonts w:ascii="Times" w:eastAsia="Times" w:hAnsi="Times" w:cs="Times"/>
          <w:b/>
          <w:bCs/>
          <w:color w:val="000000"/>
          <w:sz w:val="26"/>
          <w:szCs w:val="26"/>
        </w:rPr>
        <w:t>4.3. Baseline Comparisons</w:t>
      </w:r>
    </w:p>
    <w:p w14:paraId="6587E0C5" w14:textId="77777777" w:rsidR="00D56233" w:rsidRDefault="004141C4">
      <w:pPr>
        <w:spacing w:line="240" w:lineRule="auto"/>
        <w:rPr>
          <w:rFonts w:ascii="Times" w:eastAsia="Times" w:hAnsi="Times" w:cs="Times"/>
          <w:sz w:val="24"/>
          <w:szCs w:val="24"/>
        </w:rPr>
      </w:pPr>
      <w:r>
        <w:rPr>
          <w:rFonts w:ascii="Times" w:eastAsia="Times" w:hAnsi="Times" w:cs="Times"/>
          <w:sz w:val="24"/>
          <w:szCs w:val="24"/>
        </w:rPr>
        <w:t>We compared EDE against simple exploration baselines, including random injection and ε-greedy approaches (Sutton &amp; Barto, 2018), across a range of penalty settings</w:t>
      </w:r>
      <w:del w:id="621" w:author="Revision One" w:date="2026-09-11T18:42:00Z" w16du:dateUtc="2026-09-11T22:42:00Z">
        <w:r>
          <w:rPr>
            <w:rFonts w:ascii="Times" w:eastAsia="Times" w:hAnsi="Times" w:cs="Times"/>
            <w:sz w:val="24"/>
            <w:szCs w:val="24"/>
          </w:rPr>
          <w:delText>.. Table 2 demonstrates that smoothed EDE (α=0.5) produced significant coverage gains while maintaining ranking quality. For instance, at a penalty of 0.30, EDE-Smoothed achieved a Δcoverage of +0.566 and a ΔNDCG@10 of +0.0016, whereas ε-greedy resulted in a ΔNDCG@10 of approximately-0.0071</w:delText>
        </w:r>
      </w:del>
      <w:ins w:id="622" w:author="Revision One" w:date="2026-09-11T18:42:00Z" w16du:dateUtc="2026-09-11T22:42:00Z">
        <w:r>
          <w:rPr>
            <w:rFonts w:ascii="Times" w:eastAsia="Times" w:hAnsi="Times" w:cs="Times"/>
            <w:sz w:val="24"/>
            <w:szCs w:val="24"/>
          </w:rPr>
          <w:t>. Table 2 adds novelty-only, entropy-only, recency, UCB-style, Thompson, local-swap and exposure-quota comparators. At p=0.15, novelty-only coverage was 0.224 ± 0.044 versus 0.186 ± 0.032 for smoothed EDE (α=0.5). This comparison does not establish an additional discovery benefit from entropy</w:t>
        </w:r>
      </w:ins>
      <w:r>
        <w:rPr>
          <w:rFonts w:ascii="Times" w:eastAsia="Times" w:hAnsi="Times" w:cs="Times"/>
          <w:sz w:val="24"/>
          <w:szCs w:val="24"/>
        </w:rPr>
        <w:t>.</w:t>
      </w:r>
    </w:p>
    <w:p w14:paraId="28C6DDE7" w14:textId="77777777" w:rsidR="00D56233" w:rsidRDefault="004141C4">
      <w:pPr>
        <w:pStyle w:val="Heading3"/>
        <w:keepLines w:val="0"/>
        <w:spacing w:before="240" w:after="60" w:line="240" w:lineRule="auto"/>
        <w:rPr>
          <w:rFonts w:ascii="Times" w:eastAsia="Times" w:hAnsi="Times" w:cs="Times"/>
          <w:b/>
          <w:bCs/>
          <w:color w:val="000000"/>
          <w:sz w:val="26"/>
          <w:szCs w:val="26"/>
        </w:rPr>
      </w:pPr>
      <w:bookmarkStart w:id="623" w:name="_heading=h.tguszwle18c8" w:colFirst="0" w:colLast="0"/>
      <w:bookmarkEnd w:id="623"/>
      <w:r>
        <w:rPr>
          <w:rFonts w:ascii="Times" w:eastAsia="Times" w:hAnsi="Times" w:cs="Times"/>
          <w:b/>
          <w:bCs/>
          <w:color w:val="000000"/>
          <w:sz w:val="26"/>
          <w:szCs w:val="26"/>
        </w:rPr>
        <w:t>4.4. Sensitivity Analysis (η, m)</w:t>
      </w:r>
    </w:p>
    <w:p w14:paraId="703BB5D1" w14:textId="77777777" w:rsidR="00D56233" w:rsidRDefault="004141C4">
      <w:pPr>
        <w:spacing w:line="240" w:lineRule="auto"/>
        <w:rPr>
          <w:rFonts w:ascii="Times" w:eastAsia="Times" w:hAnsi="Times" w:cs="Times"/>
          <w:sz w:val="24"/>
          <w:szCs w:val="24"/>
        </w:rPr>
      </w:pPr>
      <w:r>
        <w:rPr>
          <w:rFonts w:ascii="Times" w:eastAsia="Times" w:hAnsi="Times" w:cs="Times"/>
          <w:sz w:val="24"/>
          <w:szCs w:val="24"/>
        </w:rPr>
        <w:t>We examined the effects of the novelty weight η and safe-prefix length m on performance. Table 3</w:t>
      </w:r>
      <w:del w:id="624" w:author="Revision One" w:date="2026-09-11T18:42:00Z" w16du:dateUtc="2026-09-11T22:42:00Z">
        <w:r>
          <w:rPr>
            <w:rFonts w:ascii="Times" w:eastAsia="Times" w:hAnsi="Times" w:cs="Times"/>
            <w:sz w:val="24"/>
            <w:szCs w:val="24"/>
          </w:rPr>
          <w:delText>, Table 4 reports</w:delText>
        </w:r>
      </w:del>
      <w:ins w:id="625" w:author="Revision One" w:date="2026-09-11T18:42:00Z" w16du:dateUtc="2026-09-11T22:42:00Z">
        <w:r>
          <w:rPr>
            <w:rFonts w:ascii="Times" w:eastAsia="Times" w:hAnsi="Times" w:cs="Times"/>
            <w:sz w:val="24"/>
            <w:szCs w:val="24"/>
          </w:rPr>
          <w:t xml:space="preserve"> consolidates</w:t>
        </w:r>
      </w:ins>
      <w:r>
        <w:rPr>
          <w:rFonts w:ascii="Times" w:eastAsia="Times" w:hAnsi="Times" w:cs="Times"/>
          <w:sz w:val="24"/>
          <w:szCs w:val="24"/>
        </w:rPr>
        <w:t xml:space="preserve"> coverage and NDCG@10 sensitivity at </w:t>
      </w:r>
      <w:del w:id="626" w:author="Revision One" w:date="2026-09-11T18:42:00Z" w16du:dateUtc="2026-09-11T22:42:00Z">
        <w:r>
          <w:rPr>
            <w:rFonts w:ascii="Times" w:eastAsia="Times" w:hAnsi="Times" w:cs="Times"/>
            <w:sz w:val="24"/>
            <w:szCs w:val="24"/>
          </w:rPr>
          <w:delText>a penalty of</w:delText>
        </w:r>
      </w:del>
      <w:ins w:id="627" w:author="Revision One" w:date="2026-09-11T18:42:00Z" w16du:dateUtc="2026-09-11T22:42:00Z">
        <w:r>
          <w:rPr>
            <w:rFonts w:ascii="Times" w:eastAsia="Times" w:hAnsi="Times" w:cs="Times"/>
            <w:sz w:val="24"/>
            <w:szCs w:val="24"/>
          </w:rPr>
          <w:t>penalties</w:t>
        </w:r>
      </w:ins>
      <w:r>
        <w:rPr>
          <w:rFonts w:ascii="Times" w:eastAsia="Times" w:hAnsi="Times" w:cs="Times"/>
          <w:sz w:val="24"/>
          <w:szCs w:val="24"/>
        </w:rPr>
        <w:t xml:space="preserve"> 0.15</w:t>
      </w:r>
      <w:del w:id="628" w:author="Revision One" w:date="2026-09-11T18:42:00Z" w16du:dateUtc="2026-09-11T22:42:00Z">
        <w:r>
          <w:rPr>
            <w:rFonts w:ascii="Times" w:eastAsia="Times" w:hAnsi="Times" w:cs="Times"/>
            <w:sz w:val="24"/>
            <w:szCs w:val="24"/>
          </w:rPr>
          <w:delText>, while Table 5, Table 6 reports the same sensitivity at a penalty of</w:delText>
        </w:r>
      </w:del>
      <w:ins w:id="629" w:author="Revision One" w:date="2026-09-11T18:42:00Z" w16du:dateUtc="2026-09-11T22:42:00Z">
        <w:r>
          <w:rPr>
            <w:rFonts w:ascii="Times" w:eastAsia="Times" w:hAnsi="Times" w:cs="Times"/>
            <w:sz w:val="24"/>
            <w:szCs w:val="24"/>
          </w:rPr>
          <w:t xml:space="preserve"> and</w:t>
        </w:r>
      </w:ins>
      <w:r>
        <w:rPr>
          <w:rFonts w:ascii="Times" w:eastAsia="Times" w:hAnsi="Times" w:cs="Times"/>
          <w:sz w:val="24"/>
          <w:szCs w:val="24"/>
        </w:rPr>
        <w:t xml:space="preserve"> 0.30</w:t>
      </w:r>
      <w:ins w:id="630" w:author="Revision One" w:date="2026-09-11T18:42:00Z" w16du:dateUtc="2026-09-11T22:42:00Z">
        <w:r>
          <w:rPr>
            <w:rFonts w:ascii="Times" w:eastAsia="Times" w:hAnsi="Times" w:cs="Times"/>
            <w:sz w:val="24"/>
            <w:szCs w:val="24"/>
          </w:rPr>
          <w:t xml:space="preserve"> and adds 0.40; η extends through 0.80 and 1.00</w:t>
        </w:r>
      </w:ins>
      <w:r>
        <w:rPr>
          <w:rFonts w:ascii="Times" w:eastAsia="Times" w:hAnsi="Times" w:cs="Times"/>
          <w:sz w:val="24"/>
          <w:szCs w:val="24"/>
        </w:rPr>
        <w:t>. Overall, higher values of η increased exploration, whereas larger values of m preserved more of the top ranks.</w:t>
      </w:r>
      <w:ins w:id="631" w:author="Revision One" w:date="2026-09-11T18:42:00Z" w16du:dateUtc="2026-09-11T22:42:00Z">
        <w:r>
          <w:rPr>
            <w:rFonts w:ascii="Times" w:eastAsia="Times" w:hAnsi="Times" w:cs="Times"/>
            <w:sz w:val="24"/>
            <w:szCs w:val="24"/>
          </w:rPr>
          <w:t xml:space="preserve"> These are held-out sensitivity results, not additional tuning. Table 4 reports component ablations and disruption diagnostics.</w:t>
        </w:r>
      </w:ins>
    </w:p>
    <w:p w14:paraId="3DBAF708" w14:textId="77777777" w:rsidR="00D56233" w:rsidRDefault="004141C4">
      <w:pPr>
        <w:rPr>
          <w:ins w:id="632" w:author="Revision One" w:date="2026-09-11T18:42:00Z" w16du:dateUtc="2026-09-11T22:42:00Z"/>
        </w:rPr>
      </w:pPr>
      <w:ins w:id="633" w:author="Revision One" w:date="2026-09-11T18:42:00Z" w16du:dateUtc="2026-09-11T22:42:00Z">
        <w:r>
          <w:t xml:space="preserve">Table 4 also reports disruption and promoted-item relevance. At p=0.15, EDE’s RBO was 0.814 ± 0.009 and normalized shared-document Kendall distance was 0.040 ± 0.003. The fraction of post-arrival impressions with NDCG loss greater than 0.01 was 0.273 ± 0.043, and the worst observed query-mean ΔNDCG was −0.157 ± 0.030. Discounted new-document exposure share was 0.040 ± 0.005; promoted items had mean continuous relevance 0.712 ± 0.017 and binary query-relevance fraction 0.201 ± 0.093. Prefixes were preserved </w:t>
        </w:r>
        <w:r>
          <w:t>in every run, but tail losses remained.</w:t>
        </w:r>
      </w:ins>
    </w:p>
    <w:p w14:paraId="48A3BB28" w14:textId="77777777" w:rsidR="00D56233" w:rsidRDefault="004141C4">
      <w:pPr>
        <w:pStyle w:val="Heading3"/>
        <w:keepLines w:val="0"/>
        <w:spacing w:before="240" w:after="60" w:line="240" w:lineRule="auto"/>
        <w:rPr>
          <w:rFonts w:ascii="Times" w:eastAsia="Times" w:hAnsi="Times" w:cs="Times"/>
          <w:b/>
          <w:bCs/>
          <w:color w:val="000000"/>
          <w:sz w:val="26"/>
          <w:szCs w:val="26"/>
        </w:rPr>
      </w:pPr>
      <w:bookmarkStart w:id="634" w:name="_heading=h.fd1o4yi18r0i" w:colFirst="0" w:colLast="0"/>
      <w:bookmarkEnd w:id="634"/>
      <w:r>
        <w:rPr>
          <w:rFonts w:ascii="Times" w:eastAsia="Times" w:hAnsi="Times" w:cs="Times"/>
          <w:b/>
          <w:bCs/>
          <w:color w:val="000000"/>
          <w:sz w:val="26"/>
          <w:szCs w:val="26"/>
        </w:rPr>
        <w:t>4.5. Click-Model Robustness</w:t>
      </w:r>
    </w:p>
    <w:p w14:paraId="4C4FD1C9" w14:textId="77777777" w:rsidR="00D56233" w:rsidRDefault="004141C4">
      <w:pPr>
        <w:spacing w:line="240" w:lineRule="auto"/>
        <w:rPr>
          <w:rFonts w:ascii="Times" w:eastAsia="Times" w:hAnsi="Times" w:cs="Times"/>
          <w:sz w:val="24"/>
          <w:szCs w:val="24"/>
        </w:rPr>
      </w:pPr>
      <w:del w:id="635" w:author="Revision One" w:date="2026-09-11T18:42:00Z" w16du:dateUtc="2026-09-11T22:42:00Z">
        <w:r>
          <w:rPr>
            <w:rFonts w:ascii="Times" w:eastAsia="Times" w:hAnsi="Times" w:cs="Times"/>
            <w:sz w:val="24"/>
            <w:szCs w:val="24"/>
          </w:rPr>
          <w:delText>To ensure EDE’s effectiveness remains consistent across diverse user behaviors</w:delText>
        </w:r>
      </w:del>
      <w:ins w:id="636" w:author="Revision One" w:date="2026-09-11T18:42:00Z" w16du:dateUtc="2026-09-11T22:42:00Z">
        <w:r>
          <w:rPr>
            <w:rFonts w:ascii="Times" w:eastAsia="Times" w:hAnsi="Times" w:cs="Times"/>
            <w:sz w:val="24"/>
            <w:szCs w:val="24"/>
          </w:rPr>
          <w:t>To examine sensitivity to user behavior</w:t>
        </w:r>
      </w:ins>
      <w:r>
        <w:rPr>
          <w:rFonts w:ascii="Times" w:eastAsia="Times" w:hAnsi="Times" w:cs="Times"/>
          <w:sz w:val="24"/>
          <w:szCs w:val="24"/>
        </w:rPr>
        <w:t xml:space="preserve">, we evaluated the policy under three distinct click models: position-biased (PBM), cascade, and noisy models. </w:t>
      </w:r>
      <w:del w:id="637" w:author="Revision One" w:date="2026-09-11T18:42:00Z" w16du:dateUtc="2026-09-11T22:42:00Z">
        <w:r>
          <w:rPr>
            <w:rFonts w:ascii="Times" w:eastAsia="Times" w:hAnsi="Times" w:cs="Times"/>
            <w:sz w:val="24"/>
            <w:szCs w:val="24"/>
          </w:rPr>
          <w:delText>As shown in Figure 3, EDE maintains a significant discovery advantage over all baselines, irrespective of the underlying user interaction pattern</w:delText>
        </w:r>
      </w:del>
      <w:ins w:id="638" w:author="Revision One" w:date="2026-09-11T18:42:00Z" w16du:dateUtc="2026-09-11T22:42:00Z">
        <w:r>
          <w:rPr>
            <w:rFonts w:ascii="Times" w:eastAsia="Times" w:hAnsi="Times" w:cs="Times"/>
            <w:sz w:val="24"/>
            <w:szCs w:val="24"/>
          </w:rPr>
          <w:t>Figure 3 and Table 5 also test stronger position bias, heterogeneous query frequency/bias, navigational relevance, sparse queries, delayed feedback and naturally varying relevance counts. Outcomes depend on the condition and do not establish a universal robustness advantage; coverage denominators can differ between conditions</w:t>
        </w:r>
      </w:ins>
      <w:r>
        <w:rPr>
          <w:rFonts w:ascii="Times" w:eastAsia="Times" w:hAnsi="Times" w:cs="Times"/>
          <w:sz w:val="24"/>
          <w:szCs w:val="24"/>
        </w:rPr>
        <w:t>.</w:t>
      </w:r>
    </w:p>
    <w:p w14:paraId="2D2FE735" w14:textId="77777777" w:rsidR="00D56233" w:rsidRDefault="004141C4">
      <w:pPr>
        <w:pStyle w:val="Heading3"/>
        <w:keepLines w:val="0"/>
        <w:spacing w:before="240" w:after="60" w:line="240" w:lineRule="auto"/>
        <w:rPr>
          <w:rFonts w:ascii="Times" w:eastAsia="Times" w:hAnsi="Times" w:cs="Times"/>
          <w:b/>
          <w:bCs/>
          <w:color w:val="000000"/>
          <w:sz w:val="26"/>
          <w:szCs w:val="26"/>
        </w:rPr>
      </w:pPr>
      <w:bookmarkStart w:id="639" w:name="_heading=h.gi3upytkgt89" w:colFirst="0" w:colLast="0"/>
      <w:bookmarkEnd w:id="639"/>
      <w:r>
        <w:rPr>
          <w:rFonts w:ascii="Times" w:eastAsia="Times" w:hAnsi="Times" w:cs="Times"/>
          <w:b/>
          <w:bCs/>
          <w:color w:val="000000"/>
          <w:sz w:val="26"/>
          <w:szCs w:val="26"/>
        </w:rPr>
        <w:t>4.6. Real Click-Log Replay (Yandex Dataset)</w:t>
      </w:r>
    </w:p>
    <w:p w14:paraId="21C5B845" w14:textId="77777777" w:rsidR="00D56233" w:rsidRDefault="004141C4">
      <w:pPr>
        <w:spacing w:line="240" w:lineRule="auto"/>
        <w:rPr>
          <w:rFonts w:ascii="Times" w:eastAsia="Times" w:hAnsi="Times" w:cs="Times"/>
          <w:sz w:val="24"/>
          <w:szCs w:val="24"/>
        </w:rPr>
      </w:pPr>
      <w:r>
        <w:rPr>
          <w:rFonts w:ascii="Times" w:eastAsia="Times" w:hAnsi="Times" w:cs="Times"/>
          <w:sz w:val="24"/>
          <w:szCs w:val="24"/>
        </w:rPr>
        <w:t xml:space="preserve">Finally, we performed </w:t>
      </w:r>
      <w:del w:id="640" w:author="Revision One" w:date="2026-09-11T18:42:00Z" w16du:dateUtc="2026-09-11T22:42:00Z">
        <w:r>
          <w:rPr>
            <w:rFonts w:ascii="Times" w:eastAsia="Times" w:hAnsi="Times" w:cs="Times"/>
            <w:sz w:val="24"/>
            <w:szCs w:val="24"/>
          </w:rPr>
          <w:delText>a conservative</w:delText>
        </w:r>
      </w:del>
      <w:ins w:id="641" w:author="Revision One" w:date="2026-09-11T18:42:00Z" w16du:dateUtc="2026-09-11T22:42:00Z">
        <w:r>
          <w:rPr>
            <w:rFonts w:ascii="Times" w:eastAsia="Times" w:hAnsi="Times" w:cs="Times"/>
            <w:sz w:val="24"/>
            <w:szCs w:val="24"/>
          </w:rPr>
          <w:t>an</w:t>
        </w:r>
      </w:ins>
      <w:r>
        <w:rPr>
          <w:rFonts w:ascii="Times" w:eastAsia="Times" w:hAnsi="Times" w:cs="Times"/>
          <w:sz w:val="24"/>
          <w:szCs w:val="24"/>
        </w:rPr>
        <w:t xml:space="preserve"> offline replay using public Yandex click logs to </w:t>
      </w:r>
      <w:del w:id="642" w:author="Revision One" w:date="2026-09-11T18:42:00Z" w16du:dateUtc="2026-09-11T22:42:00Z">
        <w:r>
          <w:rPr>
            <w:rFonts w:ascii="Times" w:eastAsia="Times" w:hAnsi="Times" w:cs="Times"/>
            <w:sz w:val="24"/>
            <w:szCs w:val="24"/>
          </w:rPr>
          <w:delText>evaluate whether EDE behaves as a stable, minimal-disruption re-ranking layer under realistic click data.</w:delText>
        </w:r>
      </w:del>
      <w:ins w:id="643" w:author="Revision One" w:date="2026-09-11T18:42:00Z" w16du:dateUtc="2026-09-11T22:42:00Z">
        <w:r>
          <w:rPr>
            <w:rFonts w:ascii="Times" w:eastAsia="Times" w:hAnsi="Times" w:cs="Times"/>
            <w:sz w:val="24"/>
            <w:szCs w:val="24"/>
          </w:rPr>
          <w:t>measure displacement on logged candidates.</w:t>
        </w:r>
      </w:ins>
      <w:r>
        <w:rPr>
          <w:rFonts w:ascii="Times" w:eastAsia="Times" w:hAnsi="Times" w:cs="Times"/>
          <w:sz w:val="24"/>
          <w:szCs w:val="24"/>
        </w:rPr>
        <w:t xml:space="preserve"> Figure 4 </w:t>
      </w:r>
      <w:del w:id="644" w:author="Revision One" w:date="2026-09-11T18:42:00Z" w16du:dateUtc="2026-09-11T22:42:00Z">
        <w:r>
          <w:rPr>
            <w:rFonts w:ascii="Times" w:eastAsia="Times" w:hAnsi="Times" w:cs="Times"/>
            <w:sz w:val="24"/>
            <w:szCs w:val="24"/>
          </w:rPr>
          <w:delText>reports</w:delText>
        </w:r>
      </w:del>
      <w:ins w:id="645" w:author="Revision One" w:date="2026-09-11T18:42:00Z" w16du:dateUtc="2026-09-11T22:42:00Z">
        <w:r>
          <w:rPr>
            <w:rFonts w:ascii="Times" w:eastAsia="Times" w:hAnsi="Times" w:cs="Times"/>
            <w:sz w:val="24"/>
            <w:szCs w:val="24"/>
          </w:rPr>
          <w:t>and Table 6 report</w:t>
        </w:r>
      </w:ins>
      <w:r>
        <w:rPr>
          <w:rFonts w:ascii="Times" w:eastAsia="Times" w:hAnsi="Times" w:cs="Times"/>
          <w:sz w:val="24"/>
          <w:szCs w:val="24"/>
        </w:rPr>
        <w:t xml:space="preserve"> replay acceptance rates </w:t>
      </w:r>
      <w:del w:id="646" w:author="Revision One" w:date="2026-09-11T18:42:00Z" w16du:dateUtc="2026-09-11T22:42:00Z">
        <w:r>
          <w:rPr>
            <w:rFonts w:ascii="Times" w:eastAsia="Times" w:hAnsi="Times" w:cs="Times"/>
            <w:sz w:val="24"/>
            <w:szCs w:val="24"/>
          </w:rPr>
          <w:delText xml:space="preserve">and the frequency with which EDE changes positions within the top-10 among accepted </w:delText>
        </w:r>
      </w:del>
      <w:ins w:id="647" w:author="Revision One" w:date="2026-09-11T18:42:00Z" w16du:dateUtc="2026-09-11T22:42:00Z">
        <w:r>
          <w:rPr>
            <w:rFonts w:ascii="Times" w:eastAsia="Times" w:hAnsi="Times" w:cs="Times"/>
            <w:sz w:val="24"/>
            <w:szCs w:val="24"/>
          </w:rPr>
          <w:t xml:space="preserve">for 372,282 pages from 200,000 </w:t>
        </w:r>
      </w:ins>
      <w:r>
        <w:rPr>
          <w:rFonts w:ascii="Times" w:eastAsia="Times" w:hAnsi="Times" w:cs="Times"/>
          <w:sz w:val="24"/>
          <w:szCs w:val="24"/>
        </w:rPr>
        <w:t>sessions</w:t>
      </w:r>
      <w:del w:id="648" w:author="Revision One" w:date="2026-09-11T18:42:00Z" w16du:dateUtc="2026-09-11T22:42:00Z">
        <w:r>
          <w:rPr>
            <w:rFonts w:ascii="Times" w:eastAsia="Times" w:hAnsi="Times" w:cs="Times"/>
            <w:sz w:val="24"/>
            <w:szCs w:val="24"/>
          </w:rPr>
          <w:delText xml:space="preserve">; under </w:delText>
        </w:r>
      </w:del>
      <w:ins w:id="649" w:author="Revision One" w:date="2026-09-11T18:42:00Z" w16du:dateUtc="2026-09-11T22:42:00Z">
        <w:r>
          <w:rPr>
            <w:rFonts w:ascii="Times" w:eastAsia="Times" w:hAnsi="Times" w:cs="Times"/>
            <w:sz w:val="24"/>
            <w:szCs w:val="24"/>
          </w:rPr>
          <w:t>: exact-list acceptance was 93.611% (348,498 pages), and set/</w:t>
        </w:r>
      </w:ins>
      <w:r>
        <w:rPr>
          <w:rFonts w:ascii="Times" w:eastAsia="Times" w:hAnsi="Times" w:cs="Times"/>
          <w:sz w:val="24"/>
          <w:szCs w:val="24"/>
        </w:rPr>
        <w:t>click preservation</w:t>
      </w:r>
      <w:del w:id="650" w:author="Revision One" w:date="2026-09-11T18:42:00Z" w16du:dateUtc="2026-09-11T22:42:00Z">
        <w:r>
          <w:rPr>
            <w:rFonts w:ascii="Times" w:eastAsia="Times" w:hAnsi="Times" w:cs="Times"/>
            <w:sz w:val="24"/>
            <w:szCs w:val="24"/>
          </w:rPr>
          <w:delText>, EDE typically changes position by only approximately one. This supports the view that EDE functions as a conservative tail-re-ranking policy rather than an aggressive reordering method. In this sense, the replay serves not only as an offline validation step, but also as evidence that EDE’s safety constraints operate as intended in a</w:delText>
        </w:r>
      </w:del>
      <w:ins w:id="651" w:author="Revision One" w:date="2026-09-11T18:42:00Z" w16du:dateUtc="2026-09-11T22:42:00Z">
        <w:r>
          <w:rPr>
            <w:rFonts w:ascii="Times" w:eastAsia="Times" w:hAnsi="Times" w:cs="Times"/>
            <w:sz w:val="24"/>
            <w:szCs w:val="24"/>
          </w:rPr>
          <w:t xml:space="preserve"> was 100% by construction on the ten logged candidates. Mean changed positions per page were 0.149 [95% CI 0.147, 0.152], and mean absolute document shift was 0.014919 [0.014688, 0.015155]. These session-cluster bootstrap estimates measure neither cold-start discovery nor</w:t>
        </w:r>
      </w:ins>
      <w:r>
        <w:rPr>
          <w:rFonts w:ascii="Times" w:eastAsia="Times" w:hAnsi="Times" w:cs="Times"/>
          <w:sz w:val="24"/>
          <w:szCs w:val="24"/>
        </w:rPr>
        <w:t xml:space="preserve"> deployment</w:t>
      </w:r>
      <w:del w:id="652" w:author="Revision One" w:date="2026-09-11T18:42:00Z" w16du:dateUtc="2026-09-11T22:42:00Z">
        <w:r>
          <w:rPr>
            <w:rFonts w:ascii="Times" w:eastAsia="Times" w:hAnsi="Times" w:cs="Times"/>
            <w:sz w:val="24"/>
            <w:szCs w:val="24"/>
          </w:rPr>
          <w:delText>-oriented setting</w:delText>
        </w:r>
      </w:del>
      <w:ins w:id="653" w:author="Revision One" w:date="2026-09-11T18:42:00Z" w16du:dateUtc="2026-09-11T22:42:00Z">
        <w:r>
          <w:rPr>
            <w:rFonts w:ascii="Times" w:eastAsia="Times" w:hAnsi="Times" w:cs="Times"/>
            <w:sz w:val="24"/>
            <w:szCs w:val="24"/>
          </w:rPr>
          <w:t xml:space="preserve"> safety</w:t>
        </w:r>
      </w:ins>
      <w:r>
        <w:rPr>
          <w:rFonts w:ascii="Times" w:eastAsia="Times" w:hAnsi="Times" w:cs="Times"/>
          <w:sz w:val="24"/>
          <w:szCs w:val="24"/>
        </w:rPr>
        <w:t>.</w:t>
      </w:r>
    </w:p>
    <w:p w14:paraId="393AE4A4" w14:textId="77777777" w:rsidR="00D56233" w:rsidRDefault="00D56233">
      <w:pPr>
        <w:spacing w:line="240" w:lineRule="auto"/>
        <w:rPr>
          <w:rFonts w:ascii="Times" w:eastAsia="Times" w:hAnsi="Times" w:cs="Times"/>
          <w:sz w:val="24"/>
          <w:szCs w:val="24"/>
        </w:rPr>
      </w:pPr>
    </w:p>
    <w:p w14:paraId="0000005C" w14:textId="77777777" w:rsidR="00CA4725" w:rsidRDefault="004141C4">
      <w:pPr>
        <w:spacing w:line="240" w:lineRule="auto"/>
        <w:rPr>
          <w:del w:id="654" w:author="Revision One" w:date="2026-09-11T18:42:00Z" w16du:dateUtc="2026-09-11T22:42:00Z"/>
          <w:rFonts w:ascii="Times" w:eastAsia="Times" w:hAnsi="Times" w:cs="Times"/>
          <w:sz w:val="24"/>
          <w:szCs w:val="24"/>
        </w:rPr>
      </w:pPr>
      <w:del w:id="655" w:author="Revision One" w:date="2026-09-11T18:42:00Z" w16du:dateUtc="2026-09-11T22:42:00Z">
        <w:r>
          <w:rPr>
            <w:rFonts w:ascii="Times" w:eastAsia="Times" w:hAnsi="Times" w:cs="Times"/>
            <w:sz w:val="24"/>
            <w:szCs w:val="24"/>
          </w:rPr>
          <w:delText xml:space="preserve">Ranking-change diagnostics reveal that EDE is highly conservative in the replay setting, typically modifying at most one tail position—supporting the interpretation that EDE can be deployed in a minimal-disruption mode on real traffic. Specifically, while the top-10 ranking was modified in 59.4% of click-preservation sessions, the clicked documents exhibited a zero mean rank shift. This indicates that EDE primarily alters the selection among non-clicked items while preserving user-selected results. We also </w:delText>
        </w:r>
        <w:r>
          <w:rPr>
            <w:rFonts w:ascii="Times" w:eastAsia="Times" w:hAnsi="Times" w:cs="Times"/>
            <w:sz w:val="24"/>
            <w:szCs w:val="24"/>
          </w:rPr>
          <w:delText>observed that EDE's decisions were insensitive to moderate changes in λ (e.g., 0.2 versus 0.4) due to large score margins (median ≈ 0.143) between top candidates; however, substantial increases (λ=2.0) triggered different decisions in 12% of cases, confirming the parameter's underlying influence.</w:delText>
        </w:r>
      </w:del>
    </w:p>
    <w:p w14:paraId="23623C8D" w14:textId="0BF6D58F" w:rsidR="00D56233" w:rsidRDefault="004141C4">
      <w:pPr>
        <w:spacing w:line="240" w:lineRule="auto"/>
        <w:rPr>
          <w:ins w:id="656" w:author="Revision One" w:date="2026-09-11T18:42:00Z" w16du:dateUtc="2026-09-11T22:42:00Z"/>
          <w:rFonts w:ascii="Times" w:eastAsia="Times" w:hAnsi="Times" w:cs="Times"/>
          <w:sz w:val="24"/>
          <w:szCs w:val="24"/>
        </w:rPr>
      </w:pPr>
      <w:ins w:id="657" w:author="Revision One" w:date="2026-09-11T18:42:00Z" w16du:dateUtc="2026-09-11T22:42:00Z">
        <w:r>
          <w:rPr>
            <w:rFonts w:ascii="Times" w:eastAsia="Times" w:hAnsi="Times" w:cs="Times"/>
            <w:sz w:val="24"/>
            <w:szCs w:val="24"/>
          </w:rPr>
          <w:t>Ranking-change diagnostics distinguish exact-match accepted and rejected pages (Table 6). Set-match and click-preservation rejected buckets are empty, so their conditional means are undefined. Observed-label ΔCTR was exactly zero and the click-NDCG proxy difference was −0.000018 [95% CI −0.000023, −0.000013]; neither estimates live engagement.</w:t>
        </w:r>
      </w:ins>
    </w:p>
    <w:p w14:paraId="0AB99FF4" w14:textId="77777777" w:rsidR="00D56233" w:rsidRDefault="004141C4">
      <w:pPr>
        <w:pStyle w:val="Heading1"/>
        <w:keepLines w:val="0"/>
        <w:spacing w:before="240" w:after="60" w:line="240" w:lineRule="auto"/>
        <w:rPr>
          <w:rFonts w:ascii="Times" w:eastAsia="Times" w:hAnsi="Times" w:cs="Times"/>
          <w:b/>
          <w:bCs/>
          <w:sz w:val="32"/>
          <w:szCs w:val="32"/>
        </w:rPr>
      </w:pPr>
      <w:bookmarkStart w:id="658" w:name="_heading=h.ym29tdn1klde" w:colFirst="0" w:colLast="0"/>
      <w:bookmarkEnd w:id="658"/>
      <w:r>
        <w:rPr>
          <w:rFonts w:ascii="Times" w:eastAsia="Times" w:hAnsi="Times" w:cs="Times"/>
          <w:b/>
          <w:bCs/>
          <w:sz w:val="32"/>
          <w:szCs w:val="32"/>
        </w:rPr>
        <w:t>5. Discussion</w:t>
      </w:r>
    </w:p>
    <w:p w14:paraId="0E3A05FF" w14:textId="77777777" w:rsidR="00D56233" w:rsidRDefault="004141C4">
      <w:pPr>
        <w:spacing w:line="240" w:lineRule="auto"/>
        <w:rPr>
          <w:rFonts w:ascii="Times" w:eastAsia="Times" w:hAnsi="Times" w:cs="Times"/>
          <w:sz w:val="24"/>
          <w:szCs w:val="24"/>
        </w:rPr>
      </w:pPr>
      <w:r>
        <w:rPr>
          <w:rFonts w:ascii="Times" w:eastAsia="Times" w:hAnsi="Times" w:cs="Times"/>
          <w:sz w:val="24"/>
          <w:szCs w:val="24"/>
        </w:rPr>
        <w:t xml:space="preserve">Our experiments show that EDE </w:t>
      </w:r>
      <w:del w:id="659" w:author="Revision One" w:date="2026-09-11T18:42:00Z" w16du:dateUtc="2026-09-11T22:42:00Z">
        <w:r>
          <w:rPr>
            <w:rFonts w:ascii="Times" w:eastAsia="Times" w:hAnsi="Times" w:cs="Times"/>
            <w:sz w:val="24"/>
            <w:szCs w:val="24"/>
          </w:rPr>
          <w:delText xml:space="preserve">significantly </w:delText>
        </w:r>
      </w:del>
      <w:r>
        <w:rPr>
          <w:rFonts w:ascii="Times" w:eastAsia="Times" w:hAnsi="Times" w:cs="Times"/>
          <w:sz w:val="24"/>
          <w:szCs w:val="24"/>
        </w:rPr>
        <w:t xml:space="preserve">improves cold-start discovery </w:t>
      </w:r>
      <w:del w:id="660" w:author="Revision One" w:date="2026-09-11T18:42:00Z" w16du:dateUtc="2026-09-11T22:42:00Z">
        <w:r>
          <w:rPr>
            <w:rFonts w:ascii="Times" w:eastAsia="Times" w:hAnsi="Times" w:cs="Times"/>
            <w:sz w:val="24"/>
            <w:szCs w:val="24"/>
          </w:rPr>
          <w:delText xml:space="preserve">while preserving ranking quality within a </w:delText>
        </w:r>
      </w:del>
      <w:ins w:id="661" w:author="Revision One" w:date="2026-09-11T18:42:00Z" w16du:dateUtc="2026-09-11T22:42:00Z">
        <w:r>
          <w:rPr>
            <w:rFonts w:ascii="Times" w:eastAsia="Times" w:hAnsi="Times" w:cs="Times"/>
            <w:sz w:val="24"/>
            <w:szCs w:val="24"/>
          </w:rPr>
          <w:t xml:space="preserve">in some synthetic settings with </w:t>
        </w:r>
      </w:ins>
      <w:r>
        <w:rPr>
          <w:rFonts w:ascii="Times" w:eastAsia="Times" w:hAnsi="Times" w:cs="Times"/>
          <w:sz w:val="24"/>
          <w:szCs w:val="24"/>
        </w:rPr>
        <w:t xml:space="preserve">small </w:t>
      </w:r>
      <w:del w:id="662" w:author="Revision One" w:date="2026-09-11T18:42:00Z" w16du:dateUtc="2026-09-11T22:42:00Z">
        <w:r>
          <w:rPr>
            <w:rFonts w:ascii="Times" w:eastAsia="Times" w:hAnsi="Times" w:cs="Times"/>
            <w:sz w:val="24"/>
            <w:szCs w:val="24"/>
          </w:rPr>
          <w:delText>and controlled</w:delText>
        </w:r>
      </w:del>
      <w:ins w:id="663" w:author="Revision One" w:date="2026-09-11T18:42:00Z" w16du:dateUtc="2026-09-11T22:42:00Z">
        <w:r>
          <w:rPr>
            <w:rFonts w:ascii="Times" w:eastAsia="Times" w:hAnsi="Times" w:cs="Times"/>
            <w:sz w:val="24"/>
            <w:szCs w:val="24"/>
          </w:rPr>
          <w:t>average</w:t>
        </w:r>
      </w:ins>
      <w:r>
        <w:rPr>
          <w:rFonts w:ascii="Times" w:eastAsia="Times" w:hAnsi="Times" w:cs="Times"/>
          <w:sz w:val="24"/>
          <w:szCs w:val="24"/>
        </w:rPr>
        <w:t xml:space="preserve"> NDCG </w:t>
      </w:r>
      <w:del w:id="664" w:author="Revision One" w:date="2026-09-11T18:42:00Z" w16du:dateUtc="2026-09-11T22:42:00Z">
        <w:r>
          <w:rPr>
            <w:rFonts w:ascii="Times" w:eastAsia="Times" w:hAnsi="Times" w:cs="Times"/>
            <w:sz w:val="24"/>
            <w:szCs w:val="24"/>
          </w:rPr>
          <w:delText>budget</w:delText>
        </w:r>
      </w:del>
      <w:ins w:id="665" w:author="Revision One" w:date="2026-09-11T18:42:00Z" w16du:dateUtc="2026-09-11T22:42:00Z">
        <w:r>
          <w:rPr>
            <w:rFonts w:ascii="Times" w:eastAsia="Times" w:hAnsi="Times" w:cs="Times"/>
            <w:sz w:val="24"/>
            <w:szCs w:val="24"/>
          </w:rPr>
          <w:t>differences</w:t>
        </w:r>
      </w:ins>
      <w:r>
        <w:rPr>
          <w:rFonts w:ascii="Times" w:eastAsia="Times" w:hAnsi="Times" w:cs="Times"/>
          <w:sz w:val="24"/>
          <w:szCs w:val="24"/>
        </w:rPr>
        <w:t xml:space="preserve">. By combining click entropy and novelty, EDE </w:t>
      </w:r>
      <w:del w:id="666" w:author="Revision One" w:date="2026-09-11T18:42:00Z" w16du:dateUtc="2026-09-11T22:42:00Z">
        <w:r>
          <w:rPr>
            <w:rFonts w:ascii="Times" w:eastAsia="Times" w:hAnsi="Times" w:cs="Times"/>
            <w:sz w:val="24"/>
            <w:szCs w:val="24"/>
          </w:rPr>
          <w:delText xml:space="preserve">systematically </w:delText>
        </w:r>
      </w:del>
      <w:r>
        <w:rPr>
          <w:rFonts w:ascii="Times" w:eastAsia="Times" w:hAnsi="Times" w:cs="Times"/>
          <w:sz w:val="24"/>
          <w:szCs w:val="24"/>
        </w:rPr>
        <w:t xml:space="preserve">increases exposure for </w:t>
      </w:r>
      <w:del w:id="667" w:author="Revision One" w:date="2026-09-11T18:42:00Z" w16du:dateUtc="2026-09-11T22:42:00Z">
        <w:r>
          <w:rPr>
            <w:rFonts w:ascii="Times" w:eastAsia="Times" w:hAnsi="Times" w:cs="Times"/>
            <w:sz w:val="24"/>
            <w:szCs w:val="24"/>
          </w:rPr>
          <w:delText xml:space="preserve">uncertain but potentially relevant </w:delText>
        </w:r>
      </w:del>
      <w:r>
        <w:rPr>
          <w:rFonts w:ascii="Times" w:eastAsia="Times" w:hAnsi="Times" w:cs="Times"/>
          <w:sz w:val="24"/>
          <w:szCs w:val="24"/>
        </w:rPr>
        <w:t xml:space="preserve">tail items. </w:t>
      </w:r>
      <w:del w:id="668" w:author="Revision One" w:date="2026-09-11T18:42:00Z" w16du:dateUtc="2026-09-11T22:42:00Z">
        <w:r>
          <w:rPr>
            <w:rFonts w:ascii="Times" w:eastAsia="Times" w:hAnsi="Times" w:cs="Times"/>
            <w:sz w:val="24"/>
            <w:szCs w:val="24"/>
          </w:rPr>
          <w:delText>Unlike blind random exploration, EDE’s informed strategy produces much larger discovery gains - for example, coverage gains that are approximately an order of magnitude higher in several settings</w:delText>
        </w:r>
      </w:del>
      <w:ins w:id="669" w:author="Revision One" w:date="2026-09-11T18:42:00Z" w16du:dateUtc="2026-09-11T22:42:00Z">
        <w:r>
          <w:rPr>
            <w:rFonts w:ascii="Times" w:eastAsia="Times" w:hAnsi="Times" w:cs="Times"/>
            <w:sz w:val="24"/>
            <w:szCs w:val="24"/>
          </w:rPr>
          <w:t xml:space="preserve">Novelty-only is competitive or stronger, so the corrected results do not </w:t>
        </w:r>
        <w:r>
          <w:rPr>
            <w:rFonts w:ascii="Times" w:eastAsia="Times" w:hAnsi="Times" w:cs="Times"/>
            <w:sz w:val="24"/>
            <w:szCs w:val="24"/>
          </w:rPr>
          <w:t>establish a distinct entropy benefit</w:t>
        </w:r>
      </w:ins>
      <w:r>
        <w:rPr>
          <w:rFonts w:ascii="Times" w:eastAsia="Times" w:hAnsi="Times" w:cs="Times"/>
          <w:sz w:val="24"/>
          <w:szCs w:val="24"/>
        </w:rPr>
        <w:t xml:space="preserve">. At the same time, the safe-prefix and candidate-gating constraints limit disruption to high-confidence top results; </w:t>
      </w:r>
      <w:del w:id="670" w:author="Revision One" w:date="2026-09-11T18:42:00Z" w16du:dateUtc="2026-09-11T22:42:00Z">
        <w:r>
          <w:rPr>
            <w:rFonts w:ascii="Times" w:eastAsia="Times" w:hAnsi="Times" w:cs="Times"/>
            <w:sz w:val="24"/>
            <w:szCs w:val="24"/>
          </w:rPr>
          <w:delText>in most cases, we maintain a ΔNDCG threshold of at least -0.01. Importantly, EDE remains effective across a range of difficulty regimes, from “easy” settings (where the baseline still discovers some new items) to “hard” settings (where the baseline finds almost none), although extremely</w:delText>
        </w:r>
      </w:del>
      <w:ins w:id="671" w:author="Revision One" w:date="2026-09-11T18:42:00Z" w16du:dateUtc="2026-09-11T22:42:00Z">
        <w:r>
          <w:rPr>
            <w:rFonts w:ascii="Times" w:eastAsia="Times" w:hAnsi="Times" w:cs="Times"/>
            <w:sz w:val="24"/>
            <w:szCs w:val="24"/>
          </w:rPr>
          <w:t>they do not bound losses elsewhere in the list. Extremely</w:t>
        </w:r>
      </w:ins>
      <w:r>
        <w:rPr>
          <w:rFonts w:ascii="Times" w:eastAsia="Times" w:hAnsi="Times" w:cs="Times"/>
          <w:sz w:val="24"/>
          <w:szCs w:val="24"/>
        </w:rPr>
        <w:t xml:space="preserve"> severe new-item blocking can reduce its impact, as reflected by coverage approaching zero in the most difficult bins. </w:t>
      </w:r>
      <w:del w:id="672" w:author="Revision One" w:date="2026-09-11T18:42:00Z" w16du:dateUtc="2026-09-11T22:42:00Z">
        <w:r>
          <w:rPr>
            <w:rFonts w:ascii="Times" w:eastAsia="Times" w:hAnsi="Times" w:cs="Times"/>
            <w:sz w:val="24"/>
            <w:szCs w:val="24"/>
          </w:rPr>
          <w:delText>From a systems perspective, these results suggest that EDE is not only an exploration heuristic, but also a practical constrained re-ranking layer for improving cold-start exposure without requiring aggressive changes to the ranking stack</w:delText>
        </w:r>
      </w:del>
      <w:ins w:id="673" w:author="Revision One" w:date="2026-09-11T18:42:00Z" w16du:dateUtc="2026-09-11T22:42:00Z">
        <w:r>
          <w:rPr>
            <w:rFonts w:ascii="Times" w:eastAsia="Times" w:hAnsi="Times" w:cs="Times"/>
            <w:sz w:val="24"/>
            <w:szCs w:val="24"/>
          </w:rPr>
          <w:t>The query-level diagnostics show losses that an average NDCG difference can conceal</w:t>
        </w:r>
      </w:ins>
      <w:r>
        <w:rPr>
          <w:rFonts w:ascii="Times" w:eastAsia="Times" w:hAnsi="Times" w:cs="Times"/>
          <w:sz w:val="24"/>
          <w:szCs w:val="24"/>
        </w:rPr>
        <w:t>.</w:t>
      </w:r>
    </w:p>
    <w:p w14:paraId="6304BD82" w14:textId="77777777" w:rsidR="00D56233" w:rsidRDefault="00D56233">
      <w:pPr>
        <w:spacing w:line="240" w:lineRule="auto"/>
        <w:rPr>
          <w:rFonts w:ascii="Times" w:eastAsia="Times" w:hAnsi="Times" w:cs="Times"/>
          <w:sz w:val="24"/>
          <w:szCs w:val="24"/>
        </w:rPr>
      </w:pPr>
    </w:p>
    <w:p w14:paraId="47E71512" w14:textId="77777777" w:rsidR="00D56233" w:rsidRDefault="004141C4">
      <w:pPr>
        <w:spacing w:line="240" w:lineRule="auto"/>
        <w:rPr>
          <w:rFonts w:ascii="Times" w:eastAsia="Times" w:hAnsi="Times" w:cs="Times"/>
          <w:sz w:val="24"/>
          <w:szCs w:val="24"/>
        </w:rPr>
      </w:pPr>
      <w:r>
        <w:rPr>
          <w:rFonts w:ascii="Times" w:eastAsia="Times" w:hAnsi="Times" w:cs="Times"/>
          <w:sz w:val="24"/>
          <w:szCs w:val="24"/>
        </w:rPr>
        <w:t xml:space="preserve">The real-log replay </w:t>
      </w:r>
      <w:del w:id="674" w:author="Revision One" w:date="2026-09-11T18:42:00Z" w16du:dateUtc="2026-09-11T22:42:00Z">
        <w:r>
          <w:rPr>
            <w:rFonts w:ascii="Times" w:eastAsia="Times" w:hAnsi="Times" w:cs="Times"/>
            <w:sz w:val="24"/>
            <w:szCs w:val="24"/>
          </w:rPr>
          <w:delText>further supports this deployment-oriented interpretation</w:delText>
        </w:r>
      </w:del>
      <w:ins w:id="675" w:author="Revision One" w:date="2026-09-11T18:42:00Z" w16du:dateUtc="2026-09-11T22:42:00Z">
        <w:r>
          <w:rPr>
            <w:rFonts w:ascii="Times" w:eastAsia="Times" w:hAnsi="Times" w:cs="Times"/>
            <w:sz w:val="24"/>
            <w:szCs w:val="24"/>
          </w:rPr>
          <w:t>provides a narrower displacement diagnostic</w:t>
        </w:r>
      </w:ins>
      <w:r>
        <w:rPr>
          <w:rFonts w:ascii="Times" w:eastAsia="Times" w:hAnsi="Times" w:cs="Times"/>
          <w:sz w:val="24"/>
          <w:szCs w:val="24"/>
        </w:rPr>
        <w:t xml:space="preserve">. In the replay setting, EDE behaves as a conservative tail re-ranking policy, typically making only small changes at lower ranks while preserving the effective stability of top results. </w:t>
      </w:r>
      <w:del w:id="676" w:author="Revision One" w:date="2026-09-11T18:42:00Z" w16du:dateUtc="2026-09-11T22:42:00Z">
        <w:r>
          <w:rPr>
            <w:rFonts w:ascii="Times" w:eastAsia="Times" w:hAnsi="Times" w:cs="Times"/>
            <w:sz w:val="24"/>
            <w:szCs w:val="24"/>
          </w:rPr>
          <w:delText xml:space="preserve">In live settings, this means EDE could operate as a low-risk background layer that occasionally swaps in </w:delText>
        </w:r>
      </w:del>
      <w:ins w:id="677" w:author="Revision One" w:date="2026-09-11T18:42:00Z" w16du:dateUtc="2026-09-11T22:42:00Z">
        <w:r>
          <w:rPr>
            <w:rFonts w:ascii="Times" w:eastAsia="Times" w:hAnsi="Times" w:cs="Times"/>
            <w:sz w:val="24"/>
            <w:szCs w:val="24"/>
          </w:rPr>
          <w:t xml:space="preserve">With only ten logged candidates and no cold-start labels, it cannot test the entry or discovery of </w:t>
        </w:r>
      </w:ins>
      <w:r>
        <w:rPr>
          <w:rFonts w:ascii="Times" w:eastAsia="Times" w:hAnsi="Times" w:cs="Times"/>
          <w:sz w:val="24"/>
          <w:szCs w:val="24"/>
        </w:rPr>
        <w:t>new items</w:t>
      </w:r>
      <w:del w:id="678" w:author="Revision One" w:date="2026-09-11T18:42:00Z" w16du:dateUtc="2026-09-11T22:42:00Z">
        <w:r>
          <w:rPr>
            <w:rFonts w:ascii="Times" w:eastAsia="Times" w:hAnsi="Times" w:cs="Times"/>
            <w:sz w:val="24"/>
            <w:szCs w:val="24"/>
          </w:rPr>
          <w:delText xml:space="preserve"> without materially disturbing the user-facing top of the list. The small positive changes in Click-Through Rate (CTR) and click-NDCG under the click-preservation filter suggest that this exploration</w:delText>
        </w:r>
      </w:del>
      <w:ins w:id="679" w:author="Revision One" w:date="2026-09-11T18:42:00Z" w16du:dateUtc="2026-09-11T22:42:00Z">
        <w:r>
          <w:rPr>
            <w:rFonts w:ascii="Times" w:eastAsia="Times" w:hAnsi="Times" w:cs="Times"/>
            <w:sz w:val="24"/>
            <w:szCs w:val="24"/>
          </w:rPr>
          <w:t>. Reassigning fixed observed clicks to hypothetical positions</w:t>
        </w:r>
      </w:ins>
      <w:r>
        <w:rPr>
          <w:rFonts w:ascii="Times" w:eastAsia="Times" w:hAnsi="Times" w:cs="Times"/>
          <w:sz w:val="24"/>
          <w:szCs w:val="24"/>
        </w:rPr>
        <w:t xml:space="preserve"> does not </w:t>
      </w:r>
      <w:del w:id="680" w:author="Revision One" w:date="2026-09-11T18:42:00Z" w16du:dateUtc="2026-09-11T22:42:00Z">
        <w:r>
          <w:rPr>
            <w:rFonts w:ascii="Times" w:eastAsia="Times" w:hAnsi="Times" w:cs="Times"/>
            <w:sz w:val="24"/>
            <w:szCs w:val="24"/>
          </w:rPr>
          <w:delText>harm, and may slightly improve,</w:delText>
        </w:r>
      </w:del>
      <w:ins w:id="681" w:author="Revision One" w:date="2026-09-11T18:42:00Z" w16du:dateUtc="2026-09-11T22:42:00Z">
        <w:r>
          <w:rPr>
            <w:rFonts w:ascii="Times" w:eastAsia="Times" w:hAnsi="Times" w:cs="Times"/>
            <w:sz w:val="24"/>
            <w:szCs w:val="24"/>
          </w:rPr>
          <w:t>estimate</w:t>
        </w:r>
      </w:ins>
      <w:r>
        <w:rPr>
          <w:rFonts w:ascii="Times" w:eastAsia="Times" w:hAnsi="Times" w:cs="Times"/>
          <w:sz w:val="24"/>
          <w:szCs w:val="24"/>
        </w:rPr>
        <w:t xml:space="preserve"> user engagement</w:t>
      </w:r>
      <w:del w:id="682" w:author="Revision One" w:date="2026-09-11T18:42:00Z" w16du:dateUtc="2026-09-11T22:42:00Z">
        <w:r>
          <w:rPr>
            <w:rFonts w:ascii="Times" w:eastAsia="Times" w:hAnsi="Times" w:cs="Times"/>
            <w:sz w:val="24"/>
            <w:szCs w:val="24"/>
          </w:rPr>
          <w:delText xml:space="preserve"> in accepted sessions.</w:delText>
        </w:r>
      </w:del>
      <w:ins w:id="683" w:author="Revision One" w:date="2026-09-11T18:42:00Z" w16du:dateUtc="2026-09-11T22:42:00Z">
        <w:r>
          <w:rPr>
            <w:rFonts w:ascii="Times" w:eastAsia="Times" w:hAnsi="Times" w:cs="Times"/>
            <w:sz w:val="24"/>
            <w:szCs w:val="24"/>
          </w:rPr>
          <w:t>.</w:t>
        </w:r>
      </w:ins>
      <w:r>
        <w:rPr>
          <w:rFonts w:ascii="Times" w:eastAsia="Times" w:hAnsi="Times" w:cs="Times"/>
          <w:sz w:val="24"/>
          <w:szCs w:val="24"/>
        </w:rPr>
        <w:t xml:space="preserve"> Although this offline analysis remains limited</w:t>
      </w:r>
      <w:del w:id="684" w:author="Revision One" w:date="2026-09-11T18:42:00Z" w16du:dateUtc="2026-09-11T22:42:00Z">
        <w:r>
          <w:rPr>
            <w:rFonts w:ascii="Times" w:eastAsia="Times" w:hAnsi="Times" w:cs="Times"/>
            <w:sz w:val="24"/>
            <w:szCs w:val="24"/>
          </w:rPr>
          <w:delText>—</w:delText>
        </w:r>
      </w:del>
      <w:ins w:id="685" w:author="Revision One" w:date="2026-09-11T18:42:00Z" w16du:dateUtc="2026-09-11T22:42:00Z">
        <w:r>
          <w:rPr>
            <w:rFonts w:ascii="Times" w:eastAsia="Times" w:hAnsi="Times" w:cs="Times"/>
            <w:sz w:val="24"/>
            <w:szCs w:val="24"/>
          </w:rPr>
          <w:t xml:space="preserve"> (</w:t>
        </w:r>
      </w:ins>
      <w:r>
        <w:rPr>
          <w:rFonts w:ascii="Times" w:eastAsia="Times" w:hAnsi="Times" w:cs="Times"/>
          <w:sz w:val="24"/>
          <w:szCs w:val="24"/>
        </w:rPr>
        <w:t xml:space="preserve">offline ranking metrics do not always perfectly reflect live user satisfaction (Gilotte et al., </w:t>
      </w:r>
      <w:del w:id="686" w:author="Revision One" w:date="2026-09-11T18:42:00Z" w16du:dateUtc="2026-09-11T22:42:00Z">
        <w:r>
          <w:rPr>
            <w:rFonts w:ascii="Times" w:eastAsia="Times" w:hAnsi="Times" w:cs="Times"/>
            <w:sz w:val="24"/>
            <w:szCs w:val="24"/>
          </w:rPr>
          <w:delText>2018)—it still provides useful evidence that EDE’s safety constraints function as intended and that the method behaves consistently with a minimal-disruption deployment model</w:delText>
        </w:r>
      </w:del>
      <w:ins w:id="687" w:author="Revision One" w:date="2026-09-11T18:42:00Z" w16du:dateUtc="2026-09-11T22:42:00Z">
        <w:r>
          <w:rPr>
            <w:rFonts w:ascii="Times" w:eastAsia="Times" w:hAnsi="Times" w:cs="Times"/>
            <w:sz w:val="24"/>
            <w:szCs w:val="24"/>
          </w:rPr>
          <w:t>2018)), it measures displacement on observed support, not live user-experience effects</w:t>
        </w:r>
      </w:ins>
      <w:r>
        <w:rPr>
          <w:rFonts w:ascii="Times" w:eastAsia="Times" w:hAnsi="Times" w:cs="Times"/>
          <w:sz w:val="24"/>
          <w:szCs w:val="24"/>
        </w:rPr>
        <w:t>.</w:t>
      </w:r>
    </w:p>
    <w:p w14:paraId="00000061" w14:textId="77777777" w:rsidR="00CA4725" w:rsidRDefault="00CA4725">
      <w:pPr>
        <w:spacing w:line="240" w:lineRule="auto"/>
        <w:rPr>
          <w:del w:id="688" w:author="Revision One" w:date="2026-09-11T18:42:00Z" w16du:dateUtc="2026-09-11T22:42:00Z"/>
          <w:rFonts w:ascii="Times" w:eastAsia="Times" w:hAnsi="Times" w:cs="Times"/>
          <w:sz w:val="24"/>
          <w:szCs w:val="24"/>
        </w:rPr>
      </w:pPr>
    </w:p>
    <w:p w14:paraId="07201C26" w14:textId="77777777" w:rsidR="00D56233" w:rsidRDefault="00D56233">
      <w:pPr>
        <w:spacing w:line="240" w:lineRule="auto"/>
        <w:rPr>
          <w:ins w:id="689" w:author="Revision One" w:date="2026-09-11T18:42:00Z" w16du:dateUtc="2026-09-11T22:42:00Z"/>
          <w:rFonts w:ascii="Times" w:eastAsia="Times" w:hAnsi="Times" w:cs="Times"/>
          <w:sz w:val="24"/>
          <w:szCs w:val="24"/>
        </w:rPr>
      </w:pPr>
    </w:p>
    <w:p w14:paraId="75E491A7" w14:textId="77777777" w:rsidR="00D56233" w:rsidRDefault="004141C4">
      <w:pPr>
        <w:rPr>
          <w:ins w:id="690" w:author="Revision One" w:date="2026-09-11T18:42:00Z" w16du:dateUtc="2026-09-11T22:42:00Z"/>
        </w:rPr>
      </w:pPr>
      <w:ins w:id="691" w:author="Revision One" w:date="2026-09-11T18:42:00Z" w16du:dateUtc="2026-09-11T22:42:00Z">
        <w:r>
          <w:t>Unlike BubbleRank and Shiino et al. (2023), EDE does not learn pairwise evidence or confidence bounds; unlike Gupta et al. (2023), its prefix does not control counterfactual deployment risk. Direct comparisons under compatible feedback remain future work. Randomized logs could support IPS/doubly robust evaluation, followed by interleaving or A/B tests with CTR, abandonment, dwell time, complaints and discovery guardrails.</w:t>
        </w:r>
      </w:ins>
    </w:p>
    <w:p w14:paraId="5CB4A82E" w14:textId="77777777" w:rsidR="00D56233" w:rsidRDefault="004141C4">
      <w:pPr>
        <w:spacing w:before="240" w:after="60" w:line="240" w:lineRule="auto"/>
        <w:rPr>
          <w:ins w:id="692" w:author="Revision One" w:date="2026-09-11T18:42:00Z" w16du:dateUtc="2026-09-11T22:42:00Z"/>
          <w:rFonts w:ascii="Times" w:eastAsia="Times" w:hAnsi="Times" w:cs="Times"/>
          <w:b/>
          <w:bCs/>
          <w:sz w:val="32"/>
          <w:szCs w:val="32"/>
        </w:rPr>
      </w:pPr>
      <w:ins w:id="693" w:author="Revision One" w:date="2026-09-11T18:42:00Z" w16du:dateUtc="2026-09-11T22:42:00Z">
        <w:r>
          <w:rPr>
            <w:rFonts w:ascii="Times" w:eastAsia="Times" w:hAnsi="Times" w:cs="Times"/>
            <w:b/>
            <w:bCs/>
            <w:sz w:val="32"/>
            <w:szCs w:val="32"/>
          </w:rPr>
          <w:t>6. Limitations</w:t>
        </w:r>
      </w:ins>
    </w:p>
    <w:p w14:paraId="19A4D7F0" w14:textId="77777777" w:rsidR="00D56233" w:rsidRDefault="004141C4">
      <w:pPr>
        <w:spacing w:line="240" w:lineRule="auto"/>
        <w:rPr>
          <w:rFonts w:ascii="Times" w:eastAsia="Times" w:hAnsi="Times" w:cs="Times"/>
          <w:sz w:val="24"/>
          <w:szCs w:val="24"/>
        </w:rPr>
      </w:pPr>
      <w:r>
        <w:rPr>
          <w:rFonts w:ascii="Times" w:eastAsia="Times" w:hAnsi="Times" w:cs="Times"/>
          <w:sz w:val="24"/>
          <w:szCs w:val="24"/>
        </w:rPr>
        <w:t>There are several limitations. Our simulator, while flexible, is still a simplification; for example, it assumes a static query set and does not model cross-item similarity beyond relevance. We also assume a stationary base ranker and do not retrain the model online. In addition, we do not incorporate item-side features or personalization beyond query embeddings; integrating content features or learned priors (as in Gupta et al., 2020; Han et al., 2022) could complement EDE and further improve cold-start ha</w:t>
      </w:r>
      <w:r>
        <w:rPr>
          <w:rFonts w:ascii="Times" w:eastAsia="Times" w:hAnsi="Times" w:cs="Times"/>
          <w:sz w:val="24"/>
          <w:szCs w:val="24"/>
        </w:rPr>
        <w:t>ndling. Finally, although we evaluate multiple click models, real user behavior may differ from these assumptions in ways not captured here. Future work could therefore include online A/B testing, counterfactual evaluation, and richer feature-aware extensions (Swaminathan &amp; Joachims, 2015) to better estimate EDE’s impact in live deployment and to refine its operating point in production environments.</w:t>
      </w:r>
      <w:ins w:id="694" w:author="Revision One" w:date="2026-09-11T18:42:00Z" w16du:dateUtc="2026-09-11T22:42:00Z">
        <w:r>
          <w:rPr>
            <w:rFonts w:ascii="Times" w:eastAsia="Times" w:hAnsi="Times" w:cs="Times"/>
            <w:sz w:val="24"/>
            <w:szCs w:val="24"/>
          </w:rPr>
          <w:t xml:space="preserve"> Fixed top-ten relevance labels, synchronized arrivals and the new-document penalty constrain external validity; the natural-threshold and intent tests remain stylized.</w:t>
        </w:r>
      </w:ins>
    </w:p>
    <w:p w14:paraId="63FCC2E4" w14:textId="77777777" w:rsidR="00D56233" w:rsidRDefault="004141C4">
      <w:pPr>
        <w:rPr>
          <w:ins w:id="695" w:author="Revision One" w:date="2026-09-11T18:42:00Z" w16du:dateUtc="2026-09-11T22:42:00Z"/>
        </w:rPr>
      </w:pPr>
      <w:del w:id="696" w:author="Revision One" w:date="2026-09-11T18:42:00Z" w16du:dateUtc="2026-09-11T22:42:00Z">
        <w:r>
          <w:rPr>
            <w:rFonts w:ascii="Times" w:eastAsia="Times" w:hAnsi="Times" w:cs="Times"/>
            <w:b/>
            <w:bCs/>
            <w:sz w:val="32"/>
            <w:szCs w:val="32"/>
          </w:rPr>
          <w:delText>6</w:delText>
        </w:r>
      </w:del>
      <w:ins w:id="697" w:author="Revision One" w:date="2026-09-11T18:42:00Z" w16du:dateUtc="2026-09-11T22:42:00Z">
        <w:r>
          <w:t xml:space="preserve">Only λ is validated; other parameters remain defaults explored through selected sensitivities. Heuristic comparators supply no regret or per-query safety guarantees, and latency is unmeasured. Yandex lacks cold-start labels and propensities; session bootstrapping cannot remove log-prefix selection bias or cross-session dependence. Updated items, new providers, new query-item pairs, seasonality and adversarial/low-quality arrivals are untested, and no provider-group fairness metric is available. Future work </w:t>
        </w:r>
        <w:r>
          <w:t>should test these cases with quality safeguards and adapt exploration to query frequency, ranker confidence, traffic and category-specific risk.</w:t>
        </w:r>
      </w:ins>
    </w:p>
    <w:p w14:paraId="72CD8136" w14:textId="77777777" w:rsidR="00D56233" w:rsidRDefault="004141C4">
      <w:pPr>
        <w:pStyle w:val="Heading1"/>
        <w:keepLines w:val="0"/>
        <w:spacing w:before="240" w:after="60" w:line="240" w:lineRule="auto"/>
        <w:rPr>
          <w:rFonts w:ascii="Times" w:eastAsia="Times" w:hAnsi="Times" w:cs="Times"/>
          <w:b/>
          <w:bCs/>
          <w:sz w:val="32"/>
          <w:szCs w:val="32"/>
        </w:rPr>
      </w:pPr>
      <w:ins w:id="698" w:author="Revision One" w:date="2026-09-11T18:42:00Z" w16du:dateUtc="2026-09-11T22:42:00Z">
        <w:r>
          <w:rPr>
            <w:rFonts w:ascii="Times" w:eastAsia="Times" w:hAnsi="Times" w:cs="Times"/>
            <w:b/>
            <w:bCs/>
            <w:sz w:val="32"/>
            <w:szCs w:val="32"/>
          </w:rPr>
          <w:t>7</w:t>
        </w:r>
      </w:ins>
      <w:r>
        <w:rPr>
          <w:rFonts w:ascii="Times" w:eastAsia="Times" w:hAnsi="Times" w:cs="Times"/>
          <w:b/>
          <w:bCs/>
          <w:sz w:val="32"/>
          <w:szCs w:val="32"/>
        </w:rPr>
        <w:t>. Conclusion</w:t>
      </w:r>
    </w:p>
    <w:p w14:paraId="00000064" w14:textId="77777777" w:rsidR="00CA4725" w:rsidRDefault="004141C4">
      <w:pPr>
        <w:spacing w:line="240" w:lineRule="auto"/>
        <w:rPr>
          <w:del w:id="699" w:author="Revision One" w:date="2026-09-11T18:42:00Z" w16du:dateUtc="2026-09-11T22:42:00Z"/>
          <w:rFonts w:ascii="Times" w:eastAsia="Times" w:hAnsi="Times" w:cs="Times"/>
          <w:sz w:val="24"/>
          <w:szCs w:val="24"/>
        </w:rPr>
      </w:pPr>
      <w:r>
        <w:rPr>
          <w:rFonts w:ascii="Times" w:eastAsia="Times" w:hAnsi="Times" w:cs="Times"/>
          <w:sz w:val="24"/>
          <w:szCs w:val="24"/>
        </w:rPr>
        <w:t xml:space="preserve">We introduced EDE, an entropy-guided exploration strategy for cold-start </w:t>
      </w:r>
      <w:del w:id="700" w:author="Revision One" w:date="2026-09-11T18:42:00Z" w16du:dateUtc="2026-09-11T22:42:00Z">
        <w:r>
          <w:rPr>
            <w:rFonts w:ascii="Times" w:eastAsia="Times" w:hAnsi="Times" w:cs="Times"/>
            <w:sz w:val="24"/>
            <w:szCs w:val="24"/>
          </w:rPr>
          <w:delText>learning-to-rank</w:delText>
        </w:r>
      </w:del>
      <w:ins w:id="701" w:author="Revision One" w:date="2026-09-11T18:42:00Z" w16du:dateUtc="2026-09-11T22:42:00Z">
        <w:r>
          <w:rPr>
            <w:rFonts w:ascii="Times" w:eastAsia="Times" w:hAnsi="Times" w:cs="Times"/>
            <w:sz w:val="24"/>
            <w:szCs w:val="24"/>
          </w:rPr>
          <w:t>ranking</w:t>
        </w:r>
      </w:ins>
      <w:r>
        <w:rPr>
          <w:rFonts w:ascii="Times" w:eastAsia="Times" w:hAnsi="Times" w:cs="Times"/>
          <w:sz w:val="24"/>
          <w:szCs w:val="24"/>
        </w:rPr>
        <w:t xml:space="preserve"> that is designed as a constrained re-ranking layer on top of a fixed base ranker. </w:t>
      </w:r>
      <w:del w:id="702" w:author="Revision One" w:date="2026-09-11T18:42:00Z" w16du:dateUtc="2026-09-11T22:42:00Z">
        <w:r>
          <w:rPr>
            <w:rFonts w:ascii="Times" w:eastAsia="Times" w:hAnsi="Times" w:cs="Times"/>
            <w:sz w:val="24"/>
            <w:szCs w:val="24"/>
          </w:rPr>
          <w:delText xml:space="preserve">Restating our goals, we investigated whether we could improve the exposure of new relevant items without substantially degrading ranking quality. Our results strongly support this objective. EDE produced significant gains in </w:delText>
        </w:r>
      </w:del>
      <w:ins w:id="703" w:author="Revision One" w:date="2026-09-11T18:42:00Z" w16du:dateUtc="2026-09-11T22:42:00Z">
        <w:r>
          <w:rPr>
            <w:rFonts w:ascii="Times" w:eastAsia="Times" w:hAnsi="Times" w:cs="Times"/>
            <w:sz w:val="24"/>
            <w:szCs w:val="24"/>
          </w:rPr>
          <w:t xml:space="preserve">EDE improved </w:t>
        </w:r>
      </w:ins>
      <w:r>
        <w:rPr>
          <w:rFonts w:ascii="Times" w:eastAsia="Times" w:hAnsi="Times" w:cs="Times"/>
          <w:sz w:val="24"/>
          <w:szCs w:val="24"/>
        </w:rPr>
        <w:t xml:space="preserve">discovery </w:t>
      </w:r>
      <w:del w:id="704" w:author="Revision One" w:date="2026-09-11T18:42:00Z" w16du:dateUtc="2026-09-11T22:42:00Z">
        <w:r>
          <w:rPr>
            <w:rFonts w:ascii="Times" w:eastAsia="Times" w:hAnsi="Times" w:cs="Times"/>
            <w:sz w:val="24"/>
            <w:szCs w:val="24"/>
          </w:rPr>
          <w:delText>metrics—specifically, coverage, time-to-first-click, and the number of unique new items—while keeping NDCG essentially stable. Notably, EDE consistently outperformed random and ε-greedy baselines. These improvements were also robust across multiple</w:delText>
        </w:r>
      </w:del>
      <w:ins w:id="705" w:author="Revision One" w:date="2026-09-11T18:42:00Z" w16du:dateUtc="2026-09-11T22:42:00Z">
        <w:r>
          <w:rPr>
            <w:rFonts w:ascii="Times" w:eastAsia="Times" w:hAnsi="Times" w:cs="Times"/>
            <w:sz w:val="24"/>
            <w:szCs w:val="24"/>
          </w:rPr>
          <w:t>in some</w:t>
        </w:r>
      </w:ins>
      <w:r>
        <w:rPr>
          <w:rFonts w:ascii="Times" w:eastAsia="Times" w:hAnsi="Times" w:cs="Times"/>
          <w:sz w:val="24"/>
          <w:szCs w:val="24"/>
        </w:rPr>
        <w:t xml:space="preserve"> synthetic settings </w:t>
      </w:r>
      <w:del w:id="706" w:author="Revision One" w:date="2026-09-11T18:42:00Z" w16du:dateUtc="2026-09-11T22:42:00Z">
        <w:r>
          <w:rPr>
            <w:rFonts w:ascii="Times" w:eastAsia="Times" w:hAnsi="Times" w:cs="Times"/>
            <w:sz w:val="24"/>
            <w:szCs w:val="24"/>
          </w:rPr>
          <w:delText>and were supported by</w:delText>
        </w:r>
      </w:del>
      <w:ins w:id="707" w:author="Revision One" w:date="2026-09-11T18:42:00Z" w16du:dateUtc="2026-09-11T22:42:00Z">
        <w:r>
          <w:rPr>
            <w:rFonts w:ascii="Times" w:eastAsia="Times" w:hAnsi="Times" w:cs="Times"/>
            <w:sz w:val="24"/>
            <w:szCs w:val="24"/>
          </w:rPr>
          <w:t>with small average NDCG losses. The corrected evidence does not establish</w:t>
        </w:r>
      </w:ins>
      <w:r>
        <w:rPr>
          <w:rFonts w:ascii="Times" w:eastAsia="Times" w:hAnsi="Times" w:cs="Times"/>
          <w:sz w:val="24"/>
          <w:szCs w:val="24"/>
        </w:rPr>
        <w:t xml:space="preserve"> a </w:t>
      </w:r>
      <w:del w:id="708" w:author="Revision One" w:date="2026-09-11T18:42:00Z" w16du:dateUtc="2026-09-11T22:42:00Z">
        <w:r>
          <w:rPr>
            <w:rFonts w:ascii="Times" w:eastAsia="Times" w:hAnsi="Times" w:cs="Times"/>
            <w:sz w:val="24"/>
            <w:szCs w:val="24"/>
          </w:rPr>
          <w:delText>real</w:delText>
        </w:r>
      </w:del>
      <w:ins w:id="709" w:author="Revision One" w:date="2026-09-11T18:42:00Z" w16du:dateUtc="2026-09-11T22:42:00Z">
        <w:r>
          <w:rPr>
            <w:rFonts w:ascii="Times" w:eastAsia="Times" w:hAnsi="Times" w:cs="Times"/>
            <w:sz w:val="24"/>
            <w:szCs w:val="24"/>
          </w:rPr>
          <w:t>consistent entropy advantage over novelty alone. Real</w:t>
        </w:r>
      </w:ins>
      <w:r>
        <w:rPr>
          <w:rFonts w:ascii="Times" w:eastAsia="Times" w:hAnsi="Times" w:cs="Times"/>
          <w:sz w:val="24"/>
          <w:szCs w:val="24"/>
        </w:rPr>
        <w:t xml:space="preserve"> click-log replay</w:t>
      </w:r>
      <w:del w:id="710" w:author="Revision One" w:date="2026-09-11T18:42:00Z" w16du:dateUtc="2026-09-11T22:42:00Z">
        <w:r>
          <w:rPr>
            <w:rFonts w:ascii="Times" w:eastAsia="Times" w:hAnsi="Times" w:cs="Times"/>
            <w:sz w:val="24"/>
            <w:szCs w:val="24"/>
          </w:rPr>
          <w:delText>, where EDE behaved as a conservative, minimal-disruption tail re-ranking policy.</w:delText>
        </w:r>
      </w:del>
    </w:p>
    <w:p w14:paraId="00000065" w14:textId="77777777" w:rsidR="00CA4725" w:rsidRDefault="00CA4725">
      <w:pPr>
        <w:spacing w:line="240" w:lineRule="auto"/>
        <w:rPr>
          <w:del w:id="711" w:author="Revision One" w:date="2026-09-11T18:42:00Z" w16du:dateUtc="2026-09-11T22:42:00Z"/>
          <w:rFonts w:ascii="Times" w:eastAsia="Times" w:hAnsi="Times" w:cs="Times"/>
          <w:sz w:val="24"/>
          <w:szCs w:val="24"/>
        </w:rPr>
      </w:pPr>
    </w:p>
    <w:p w14:paraId="50E2F365" w14:textId="77777777" w:rsidR="00D56233" w:rsidRDefault="004141C4">
      <w:pPr>
        <w:spacing w:line="240" w:lineRule="auto"/>
        <w:rPr>
          <w:rFonts w:ascii="Times" w:eastAsia="Times" w:hAnsi="Times" w:cs="Times"/>
          <w:sz w:val="24"/>
          <w:szCs w:val="24"/>
        </w:rPr>
      </w:pPr>
      <w:del w:id="712" w:author="Revision One" w:date="2026-09-11T18:42:00Z" w16du:dateUtc="2026-09-11T22:42:00Z">
        <w:r>
          <w:rPr>
            <w:rFonts w:ascii="Times" w:eastAsia="Times" w:hAnsi="Times" w:cs="Times"/>
            <w:b/>
            <w:bCs/>
            <w:sz w:val="24"/>
            <w:szCs w:val="24"/>
          </w:rPr>
          <w:delText>Contributions:</w:delText>
        </w:r>
        <w:r>
          <w:rPr>
            <w:rFonts w:ascii="Times" w:eastAsia="Times" w:hAnsi="Times" w:cs="Times"/>
            <w:sz w:val="24"/>
            <w:szCs w:val="24"/>
          </w:rPr>
          <w:delText xml:space="preserve"> We introduced EDE as a practical re-ranking layer for improving cold-start exposure under explicit safety constraints, and we evaluated it using both a controlled simulator and real click-log replay. Beyond the specific entropy-based scoring rule, our results suggest that constrained post-ranking control layers can provide an effective and low-risk way to address </w:delText>
        </w:r>
      </w:del>
      <w:ins w:id="713" w:author="Revision One" w:date="2026-09-11T18:42:00Z" w16du:dateUtc="2026-09-11T22:42:00Z">
        <w:r>
          <w:rPr>
            <w:rFonts w:ascii="Times" w:eastAsia="Times" w:hAnsi="Times" w:cs="Times"/>
            <w:sz w:val="24"/>
            <w:szCs w:val="24"/>
          </w:rPr>
          <w:t xml:space="preserve"> measures displacement without </w:t>
        </w:r>
      </w:ins>
      <w:r>
        <w:rPr>
          <w:rFonts w:ascii="Times" w:eastAsia="Times" w:hAnsi="Times" w:cs="Times"/>
          <w:sz w:val="24"/>
          <w:szCs w:val="24"/>
        </w:rPr>
        <w:t xml:space="preserve">cold-start </w:t>
      </w:r>
      <w:del w:id="714" w:author="Revision One" w:date="2026-09-11T18:42:00Z" w16du:dateUtc="2026-09-11T22:42:00Z">
        <w:r>
          <w:rPr>
            <w:rFonts w:ascii="Times" w:eastAsia="Times" w:hAnsi="Times" w:cs="Times"/>
            <w:sz w:val="24"/>
            <w:szCs w:val="24"/>
          </w:rPr>
          <w:delText>exposure in existing ranking systems. Limitations: EDE assumes a stationary click environment</w:delText>
        </w:r>
      </w:del>
      <w:ins w:id="715" w:author="Revision One" w:date="2026-09-11T18:42:00Z" w16du:dateUtc="2026-09-11T22:42:00Z">
        <w:r>
          <w:rPr>
            <w:rFonts w:ascii="Times" w:eastAsia="Times" w:hAnsi="Times" w:cs="Times"/>
            <w:sz w:val="24"/>
            <w:szCs w:val="24"/>
          </w:rPr>
          <w:t>ground truth. Stronger counterfactual</w:t>
        </w:r>
      </w:ins>
      <w:r>
        <w:rPr>
          <w:rFonts w:ascii="Times" w:eastAsia="Times" w:hAnsi="Times" w:cs="Times"/>
          <w:sz w:val="24"/>
          <w:szCs w:val="24"/>
        </w:rPr>
        <w:t xml:space="preserve"> and </w:t>
      </w:r>
      <w:del w:id="716" w:author="Revision One" w:date="2026-09-11T18:42:00Z" w16du:dateUtc="2026-09-11T22:42:00Z">
        <w:r>
          <w:rPr>
            <w:rFonts w:ascii="Times" w:eastAsia="Times" w:hAnsi="Times" w:cs="Times"/>
            <w:sz w:val="24"/>
            <w:szCs w:val="24"/>
          </w:rPr>
          <w:delText xml:space="preserve">requires parameter tuning, such as λ and η. Its gains are smaller when the baseline already discovers many new items. Future work: We could incorporate multi-objective goals (e.g., fairness constraints (Zhu et al., 2021)), adaptively learn λ from data, and evaluate EDE in live systems with </w:delText>
        </w:r>
      </w:del>
      <w:r>
        <w:rPr>
          <w:rFonts w:ascii="Times" w:eastAsia="Times" w:hAnsi="Times" w:cs="Times"/>
          <w:sz w:val="24"/>
          <w:szCs w:val="24"/>
        </w:rPr>
        <w:t xml:space="preserve">online </w:t>
      </w:r>
      <w:del w:id="717" w:author="Revision One" w:date="2026-09-11T18:42:00Z" w16du:dateUtc="2026-09-11T22:42:00Z">
        <w:r>
          <w:rPr>
            <w:rFonts w:ascii="Times" w:eastAsia="Times" w:hAnsi="Times" w:cs="Times"/>
            <w:sz w:val="24"/>
            <w:szCs w:val="24"/>
          </w:rPr>
          <w:delText>testing. By making exposure trade-offs explicit and controlled, EDE represents a practical step toward reducing the cold-start bottleneck in learning-to-rank</w:delText>
        </w:r>
      </w:del>
      <w:ins w:id="718" w:author="Revision One" w:date="2026-09-11T18:42:00Z" w16du:dateUtc="2026-09-11T22:42:00Z">
        <w:r>
          <w:rPr>
            <w:rFonts w:ascii="Times" w:eastAsia="Times" w:hAnsi="Times" w:cs="Times"/>
            <w:sz w:val="24"/>
            <w:szCs w:val="24"/>
          </w:rPr>
          <w:t>evaluation is needed before deployment or engagement claims</w:t>
        </w:r>
      </w:ins>
      <w:r>
        <w:rPr>
          <w:rFonts w:ascii="Times" w:eastAsia="Times" w:hAnsi="Times" w:cs="Times"/>
          <w:sz w:val="24"/>
          <w:szCs w:val="24"/>
        </w:rPr>
        <w:t>.</w:t>
      </w:r>
    </w:p>
    <w:p w14:paraId="2DA0506B" w14:textId="77777777" w:rsidR="00D56233" w:rsidRDefault="00D56233">
      <w:pPr>
        <w:spacing w:line="240" w:lineRule="auto"/>
        <w:rPr>
          <w:ins w:id="719" w:author="Revision One" w:date="2026-09-11T18:42:00Z" w16du:dateUtc="2026-09-11T22:42:00Z"/>
          <w:rFonts w:ascii="Times" w:eastAsia="Times" w:hAnsi="Times" w:cs="Times"/>
          <w:sz w:val="24"/>
          <w:szCs w:val="24"/>
        </w:rPr>
      </w:pPr>
    </w:p>
    <w:p w14:paraId="7A39F3D5" w14:textId="77777777" w:rsidR="00D56233" w:rsidRDefault="004141C4">
      <w:pPr>
        <w:spacing w:before="240" w:after="60" w:line="240" w:lineRule="auto"/>
        <w:rPr>
          <w:ins w:id="720" w:author="Revision One" w:date="2026-09-11T18:42:00Z" w16du:dateUtc="2026-09-11T22:42:00Z"/>
          <w:rFonts w:ascii="Times" w:eastAsia="Times" w:hAnsi="Times" w:cs="Times"/>
          <w:b/>
          <w:bCs/>
          <w:sz w:val="32"/>
          <w:szCs w:val="32"/>
        </w:rPr>
      </w:pPr>
      <w:ins w:id="721" w:author="Revision One" w:date="2026-09-11T18:42:00Z" w16du:dateUtc="2026-09-11T22:42:00Z">
        <w:r>
          <w:rPr>
            <w:rFonts w:ascii="Times" w:eastAsia="Times" w:hAnsi="Times" w:cs="Times"/>
            <w:b/>
            <w:bCs/>
            <w:sz w:val="32"/>
            <w:szCs w:val="32"/>
          </w:rPr>
          <w:t>Data Availability</w:t>
        </w:r>
      </w:ins>
    </w:p>
    <w:p w14:paraId="1C4C1FDA" w14:textId="77777777" w:rsidR="00D56233" w:rsidRDefault="004141C4">
      <w:pPr>
        <w:rPr>
          <w:ins w:id="722" w:author="Revision One" w:date="2026-09-11T18:42:00Z" w16du:dateUtc="2026-09-11T22:42:00Z"/>
        </w:rPr>
      </w:pPr>
      <w:ins w:id="723" w:author="Revision One" w:date="2026-09-11T18:42:00Z" w16du:dateUtc="2026-09-11T22:42:00Z">
        <w:r>
          <w:t>The original code archive is https://doi.org/10.5281/zenodo.19242717; the revised code, protocol, dependency list and per-seed results accompany this submission and require a new version-specific DOI. Yandex training data are available from https://www.kaggle.com/c/yandex-personalized-web-search-challenge, subject to source terms. Raw logs are not redistributed. The acquisition script and SHA-256 manifest specify the exact prefix used in Section 3.5.</w:t>
        </w:r>
      </w:ins>
    </w:p>
    <w:p w14:paraId="2F6EB035" w14:textId="77777777" w:rsidR="00D56233" w:rsidRDefault="004141C4">
      <w:pPr>
        <w:pStyle w:val="Heading1"/>
        <w:keepLines w:val="0"/>
        <w:spacing w:before="240" w:after="60" w:line="240" w:lineRule="auto"/>
        <w:rPr>
          <w:rFonts w:ascii="Times" w:eastAsia="Times" w:hAnsi="Times" w:cs="Times"/>
          <w:b/>
          <w:bCs/>
          <w:sz w:val="32"/>
          <w:szCs w:val="32"/>
        </w:rPr>
      </w:pPr>
      <w:bookmarkStart w:id="724" w:name="_heading=h.14vuul67na1v" w:colFirst="0" w:colLast="0"/>
      <w:bookmarkEnd w:id="724"/>
      <w:r>
        <w:rPr>
          <w:rFonts w:ascii="Times" w:eastAsia="Times" w:hAnsi="Times" w:cs="Times"/>
          <w:b/>
          <w:bCs/>
          <w:sz w:val="32"/>
          <w:szCs w:val="32"/>
        </w:rPr>
        <w:t>Acknowledgements</w:t>
      </w:r>
    </w:p>
    <w:p w14:paraId="446ABC11" w14:textId="6E8BB122" w:rsidR="00D56233" w:rsidRDefault="004141C4">
      <w:pPr>
        <w:spacing w:line="240" w:lineRule="auto"/>
        <w:rPr>
          <w:rFonts w:ascii="Times" w:eastAsia="Times" w:hAnsi="Times" w:cs="Times"/>
          <w:sz w:val="24"/>
          <w:szCs w:val="24"/>
        </w:rPr>
      </w:pPr>
      <w:r>
        <w:rPr>
          <w:rFonts w:ascii="Times" w:eastAsia="Times" w:hAnsi="Times" w:cs="Times"/>
          <w:sz w:val="24"/>
          <w:szCs w:val="24"/>
        </w:rPr>
        <w:t>The authors acknowledge utilizing ChatGPT-5.2 to refine the grammar, clarity, and organization of the manuscript text.</w:t>
      </w:r>
    </w:p>
    <w:p w14:paraId="4DBDB7B5" w14:textId="77777777" w:rsidR="00D56233" w:rsidRDefault="004141C4">
      <w:pPr>
        <w:pStyle w:val="Heading1"/>
        <w:keepLines w:val="0"/>
        <w:spacing w:before="240" w:after="60" w:line="240" w:lineRule="auto"/>
        <w:rPr>
          <w:rFonts w:ascii="Times" w:eastAsia="Times" w:hAnsi="Times" w:cs="Times"/>
          <w:sz w:val="24"/>
          <w:szCs w:val="24"/>
        </w:rPr>
      </w:pPr>
      <w:bookmarkStart w:id="725" w:name="_heading=h.8o9jeds21g5a" w:colFirst="0" w:colLast="0"/>
      <w:bookmarkEnd w:id="725"/>
      <w:r>
        <w:rPr>
          <w:rFonts w:ascii="Times" w:eastAsia="Times" w:hAnsi="Times" w:cs="Times"/>
          <w:b/>
          <w:bCs/>
          <w:sz w:val="32"/>
          <w:szCs w:val="32"/>
        </w:rPr>
        <w:t>References</w:t>
      </w:r>
    </w:p>
    <w:p w14:paraId="023D8B4D" w14:textId="77777777" w:rsidR="00D56233" w:rsidRDefault="004141C4">
      <w:pPr>
        <w:rPr>
          <w:ins w:id="726" w:author="Revision One" w:date="2026-09-11T18:42:00Z" w16du:dateUtc="2026-09-11T22:42:00Z"/>
        </w:rPr>
      </w:pPr>
      <w:ins w:id="727" w:author="Revision One" w:date="2026-09-11T18:42:00Z" w16du:dateUtc="2026-09-11T22:42:00Z">
        <w:r>
          <w:rPr>
            <w:b/>
          </w:rPr>
          <w:t xml:space="preserve">Agarwal A, Takatsu K, Zaitsev I, Joachims T. </w:t>
        </w:r>
        <w:r>
          <w:t>2019. A general framework for counterfactual learning-to-rank. SIGIR. DOI 10.1145/3331184.3331202.</w:t>
        </w:r>
      </w:ins>
    </w:p>
    <w:p w14:paraId="0E15B5B5" w14:textId="77777777" w:rsidR="00D56233" w:rsidRDefault="004141C4">
      <w:pPr>
        <w:spacing w:before="240" w:after="240" w:line="240" w:lineRule="auto"/>
        <w:rPr>
          <w:rFonts w:ascii="Times" w:eastAsia="Times" w:hAnsi="Times" w:cs="Times"/>
          <w:sz w:val="24"/>
          <w:szCs w:val="24"/>
        </w:rPr>
      </w:pPr>
      <w:r>
        <w:rPr>
          <w:rFonts w:ascii="Times" w:eastAsia="Times" w:hAnsi="Times" w:cs="Times"/>
          <w:b/>
          <w:bCs/>
          <w:sz w:val="24"/>
          <w:szCs w:val="24"/>
        </w:rPr>
        <w:t>Agrawal R, Gollapudi S, Halverson A, Ieong S.</w:t>
      </w:r>
      <w:r>
        <w:rPr>
          <w:rFonts w:ascii="Times" w:eastAsia="Times" w:hAnsi="Times" w:cs="Times"/>
          <w:sz w:val="24"/>
          <w:szCs w:val="24"/>
        </w:rPr>
        <w:t xml:space="preserve"> 2009. Diversifying search results. </w:t>
      </w:r>
      <w:r>
        <w:rPr>
          <w:rFonts w:ascii="Times" w:eastAsia="Times" w:hAnsi="Times" w:cs="Times"/>
          <w:i/>
          <w:iCs/>
          <w:sz w:val="24"/>
          <w:szCs w:val="24"/>
        </w:rPr>
        <w:t>2nd ACM International Conference on Web Search and Data Mining (WSDM ’09)</w:t>
      </w:r>
      <w:r>
        <w:rPr>
          <w:rFonts w:ascii="Times" w:eastAsia="Times" w:hAnsi="Times" w:cs="Times"/>
          <w:sz w:val="24"/>
          <w:szCs w:val="24"/>
        </w:rPr>
        <w:t xml:space="preserve"> 5–14</w:t>
      </w:r>
      <w:hyperlink r:id="rId6">
        <w:r w:rsidR="00D56233">
          <w:rPr>
            <w:rFonts w:ascii="Times" w:eastAsia="Times" w:hAnsi="Times" w:cs="Times"/>
            <w:sz w:val="24"/>
            <w:szCs w:val="24"/>
          </w:rPr>
          <w:t xml:space="preserve"> </w:t>
        </w:r>
      </w:hyperlink>
      <w:hyperlink r:id="rId7">
        <w:r w:rsidR="00D56233">
          <w:rPr>
            <w:rFonts w:ascii="Times" w:eastAsia="Times" w:hAnsi="Times" w:cs="Times"/>
            <w:color w:val="1155CC"/>
            <w:sz w:val="24"/>
            <w:szCs w:val="24"/>
          </w:rPr>
          <w:t>DOI 10.1145/1498759.1498766</w:t>
        </w:r>
      </w:hyperlink>
      <w:r>
        <w:rPr>
          <w:rFonts w:ascii="Times" w:eastAsia="Times" w:hAnsi="Times" w:cs="Times"/>
          <w:sz w:val="24"/>
          <w:szCs w:val="24"/>
        </w:rPr>
        <w:t>.</w:t>
      </w:r>
    </w:p>
    <w:p w14:paraId="71E8A517" w14:textId="77777777" w:rsidR="00D56233" w:rsidRDefault="004141C4">
      <w:pPr>
        <w:spacing w:before="240" w:after="240" w:line="240" w:lineRule="auto"/>
        <w:rPr>
          <w:rFonts w:ascii="Times" w:eastAsia="Times" w:hAnsi="Times" w:cs="Times"/>
          <w:sz w:val="24"/>
          <w:szCs w:val="24"/>
        </w:rPr>
      </w:pPr>
      <w:r>
        <w:rPr>
          <w:rFonts w:ascii="Times" w:eastAsia="Times" w:hAnsi="Times" w:cs="Times"/>
          <w:b/>
          <w:bCs/>
          <w:sz w:val="24"/>
          <w:szCs w:val="24"/>
        </w:rPr>
        <w:t>Auer P, Cesa-Bianchi N, Fischer P.</w:t>
      </w:r>
      <w:r>
        <w:rPr>
          <w:rFonts w:ascii="Times" w:eastAsia="Times" w:hAnsi="Times" w:cs="Times"/>
          <w:sz w:val="24"/>
          <w:szCs w:val="24"/>
        </w:rPr>
        <w:t xml:space="preserve"> 2002. Finite-time analysis of the multiarmed bandit problem. Machine Learning 47(2/3): 235-256. </w:t>
      </w:r>
      <w:hyperlink r:id="rId8">
        <w:r w:rsidR="00D56233">
          <w:rPr>
            <w:rFonts w:ascii="Times" w:eastAsia="Times" w:hAnsi="Times" w:cs="Times"/>
            <w:color w:val="1155CC"/>
            <w:sz w:val="24"/>
            <w:szCs w:val="24"/>
          </w:rPr>
          <w:t>DOI 10.1023/A:1013689704352.</w:t>
        </w:r>
      </w:hyperlink>
    </w:p>
    <w:p w14:paraId="05124704" w14:textId="77777777" w:rsidR="00D56233" w:rsidRDefault="004141C4">
      <w:pPr>
        <w:spacing w:before="240" w:after="240" w:line="240" w:lineRule="auto"/>
        <w:rPr>
          <w:rFonts w:ascii="Times" w:eastAsia="Times" w:hAnsi="Times" w:cs="Times"/>
          <w:sz w:val="24"/>
          <w:szCs w:val="24"/>
        </w:rPr>
      </w:pPr>
      <w:r>
        <w:rPr>
          <w:rFonts w:ascii="Times" w:eastAsia="Times" w:hAnsi="Times" w:cs="Times"/>
          <w:b/>
          <w:bCs/>
          <w:sz w:val="24"/>
          <w:szCs w:val="24"/>
        </w:rPr>
        <w:t>Carbonell JG, Goldstein J.</w:t>
      </w:r>
      <w:r>
        <w:rPr>
          <w:rFonts w:ascii="Times" w:eastAsia="Times" w:hAnsi="Times" w:cs="Times"/>
          <w:sz w:val="24"/>
          <w:szCs w:val="24"/>
        </w:rPr>
        <w:t xml:space="preserve"> 1998. The use of MMR, diversity-based reranking for reordering documents and producing summaries. </w:t>
      </w:r>
      <w:r>
        <w:rPr>
          <w:rFonts w:ascii="Times" w:eastAsia="Times" w:hAnsi="Times" w:cs="Times"/>
          <w:i/>
          <w:iCs/>
          <w:sz w:val="24"/>
          <w:szCs w:val="24"/>
        </w:rPr>
        <w:t>21st Annual International ACM SIGIR Conference on Research and Development in Information Retrieval (SIGIR ’98)</w:t>
      </w:r>
      <w:r>
        <w:rPr>
          <w:rFonts w:ascii="Times" w:eastAsia="Times" w:hAnsi="Times" w:cs="Times"/>
          <w:sz w:val="24"/>
          <w:szCs w:val="24"/>
        </w:rPr>
        <w:t xml:space="preserve"> 335–336</w:t>
      </w:r>
      <w:hyperlink r:id="rId9">
        <w:r w:rsidR="00D56233">
          <w:rPr>
            <w:rFonts w:ascii="Times" w:eastAsia="Times" w:hAnsi="Times" w:cs="Times"/>
            <w:sz w:val="24"/>
            <w:szCs w:val="24"/>
          </w:rPr>
          <w:t xml:space="preserve"> </w:t>
        </w:r>
      </w:hyperlink>
      <w:hyperlink r:id="rId10">
        <w:r w:rsidR="00D56233">
          <w:rPr>
            <w:rFonts w:ascii="Times" w:eastAsia="Times" w:hAnsi="Times" w:cs="Times"/>
            <w:color w:val="1155CC"/>
            <w:sz w:val="24"/>
            <w:szCs w:val="24"/>
          </w:rPr>
          <w:t>DOI 10.1145/290941.291025</w:t>
        </w:r>
      </w:hyperlink>
      <w:r>
        <w:rPr>
          <w:rFonts w:ascii="Times" w:eastAsia="Times" w:hAnsi="Times" w:cs="Times"/>
          <w:sz w:val="24"/>
          <w:szCs w:val="24"/>
        </w:rPr>
        <w:t>.</w:t>
      </w:r>
    </w:p>
    <w:p w14:paraId="0000006D" w14:textId="77777777" w:rsidR="00CA4725" w:rsidRDefault="004141C4">
      <w:pPr>
        <w:spacing w:before="240" w:after="240" w:line="240" w:lineRule="auto"/>
        <w:rPr>
          <w:del w:id="728" w:author="Revision One" w:date="2026-09-11T18:42:00Z" w16du:dateUtc="2026-09-11T22:42:00Z"/>
          <w:rFonts w:ascii="Times" w:eastAsia="Times" w:hAnsi="Times" w:cs="Times"/>
          <w:sz w:val="24"/>
          <w:szCs w:val="24"/>
        </w:rPr>
      </w:pPr>
      <w:del w:id="729" w:author="Revision One" w:date="2026-09-11T18:42:00Z" w16du:dateUtc="2026-09-11T22:42:00Z">
        <w:r>
          <w:rPr>
            <w:rFonts w:ascii="Times" w:eastAsia="Times" w:hAnsi="Times" w:cs="Times"/>
            <w:b/>
            <w:bCs/>
            <w:sz w:val="24"/>
            <w:szCs w:val="24"/>
          </w:rPr>
          <w:delText>Chen T, Guestrin C.</w:delText>
        </w:r>
        <w:r>
          <w:rPr>
            <w:rFonts w:ascii="Times" w:eastAsia="Times" w:hAnsi="Times" w:cs="Times"/>
            <w:sz w:val="24"/>
            <w:szCs w:val="24"/>
          </w:rPr>
          <w:delText xml:space="preserve"> 2016. XGBoost: A scalable tree boosting system. 22nd ACM SIGKDD International Conference on Knowledge Discovery and Data Mining (KDD '16) 785-794. </w:delText>
        </w:r>
        <w:r>
          <w:fldChar w:fldCharType="begin"/>
        </w:r>
        <w:r>
          <w:delInstrText>HYPERLINK "https://doi.org/10.1145/2939672.2939785" \h</w:delInstrText>
        </w:r>
        <w:r>
          <w:fldChar w:fldCharType="separate"/>
        </w:r>
        <w:r>
          <w:rPr>
            <w:rFonts w:ascii="Times" w:eastAsia="Times" w:hAnsi="Times" w:cs="Times"/>
            <w:color w:val="1155CC"/>
            <w:sz w:val="24"/>
            <w:szCs w:val="24"/>
          </w:rPr>
          <w:delText>DOI 10.1145/2939672.2939785.</w:delText>
        </w:r>
        <w:r>
          <w:fldChar w:fldCharType="end"/>
        </w:r>
      </w:del>
    </w:p>
    <w:p w14:paraId="293B080C" w14:textId="77777777" w:rsidR="00D56233" w:rsidRDefault="004141C4">
      <w:pPr>
        <w:spacing w:before="240" w:after="240" w:line="240" w:lineRule="auto"/>
        <w:rPr>
          <w:rFonts w:ascii="Times" w:eastAsia="Times" w:hAnsi="Times" w:cs="Times"/>
          <w:sz w:val="24"/>
          <w:szCs w:val="24"/>
        </w:rPr>
      </w:pPr>
      <w:r>
        <w:rPr>
          <w:rFonts w:ascii="Times" w:eastAsia="Times" w:hAnsi="Times" w:cs="Times"/>
          <w:b/>
          <w:bCs/>
          <w:sz w:val="24"/>
          <w:szCs w:val="24"/>
        </w:rPr>
        <w:t>Chuklin A, Markov I, de Rijke M.</w:t>
      </w:r>
      <w:r>
        <w:rPr>
          <w:rFonts w:ascii="Times" w:eastAsia="Times" w:hAnsi="Times" w:cs="Times"/>
          <w:sz w:val="24"/>
          <w:szCs w:val="24"/>
        </w:rPr>
        <w:t xml:space="preserve"> 2015. Click Models for Web Search. Synthesis Lectures on Information Concepts, Retrieval, and Services 7(3): 1-115. </w:t>
      </w:r>
      <w:hyperlink r:id="rId11">
        <w:r w:rsidR="00D56233">
          <w:rPr>
            <w:rFonts w:ascii="Times" w:eastAsia="Times" w:hAnsi="Times" w:cs="Times"/>
            <w:color w:val="1155CC"/>
            <w:sz w:val="24"/>
            <w:szCs w:val="24"/>
          </w:rPr>
          <w:t>DOI 10.2200/S00654ED1V01Y201507ICR043.</w:t>
        </w:r>
      </w:hyperlink>
    </w:p>
    <w:p w14:paraId="0000006F" w14:textId="77777777" w:rsidR="00CA4725" w:rsidRDefault="004141C4">
      <w:pPr>
        <w:spacing w:before="240" w:after="240" w:line="240" w:lineRule="auto"/>
        <w:rPr>
          <w:del w:id="730" w:author="Revision One" w:date="2026-09-11T18:42:00Z" w16du:dateUtc="2026-09-11T22:42:00Z"/>
          <w:rFonts w:ascii="Times" w:eastAsia="Times" w:hAnsi="Times" w:cs="Times"/>
          <w:sz w:val="24"/>
          <w:szCs w:val="24"/>
        </w:rPr>
      </w:pPr>
      <w:del w:id="731" w:author="Revision One" w:date="2026-09-11T18:42:00Z" w16du:dateUtc="2026-09-11T22:42:00Z">
        <w:r>
          <w:rPr>
            <w:rFonts w:ascii="Times" w:eastAsia="Times" w:hAnsi="Times" w:cs="Times"/>
            <w:b/>
            <w:bCs/>
            <w:sz w:val="24"/>
            <w:szCs w:val="24"/>
          </w:rPr>
          <w:delText>Craswell N, Zoeter O, Taylor M, Ramsey B.</w:delText>
        </w:r>
        <w:r>
          <w:rPr>
            <w:rFonts w:ascii="Times" w:eastAsia="Times" w:hAnsi="Times" w:cs="Times"/>
            <w:sz w:val="24"/>
            <w:szCs w:val="24"/>
          </w:rPr>
          <w:delText xml:space="preserve"> 2008. An experimental comparison of click position-bias models. </w:delText>
        </w:r>
        <w:r>
          <w:rPr>
            <w:rFonts w:ascii="Times" w:eastAsia="Times" w:hAnsi="Times" w:cs="Times"/>
            <w:i/>
            <w:iCs/>
            <w:sz w:val="24"/>
            <w:szCs w:val="24"/>
          </w:rPr>
          <w:delText>2008 International Conference on Web Search and Data Mining (WSDM '08)</w:delText>
        </w:r>
        <w:r>
          <w:rPr>
            <w:rFonts w:ascii="Times" w:eastAsia="Times" w:hAnsi="Times" w:cs="Times"/>
            <w:sz w:val="24"/>
            <w:szCs w:val="24"/>
          </w:rPr>
          <w:delText xml:space="preserve"> 87-94. </w:delText>
        </w:r>
        <w:r>
          <w:fldChar w:fldCharType="begin"/>
        </w:r>
        <w:r>
          <w:delInstrText>HYPERLINK "https://doi.org/10.1145/1341531.1341545" \h</w:delInstrText>
        </w:r>
        <w:r>
          <w:fldChar w:fldCharType="separate"/>
        </w:r>
        <w:r>
          <w:rPr>
            <w:rFonts w:ascii="Times" w:eastAsia="Times" w:hAnsi="Times" w:cs="Times"/>
            <w:color w:val="1155CC"/>
            <w:sz w:val="24"/>
            <w:szCs w:val="24"/>
          </w:rPr>
          <w:delText>DOI 10.1145/1341531.1341545.</w:delText>
        </w:r>
        <w:r>
          <w:fldChar w:fldCharType="end"/>
        </w:r>
      </w:del>
    </w:p>
    <w:p w14:paraId="58B0728C" w14:textId="77777777" w:rsidR="00D56233" w:rsidRDefault="004141C4">
      <w:pPr>
        <w:rPr>
          <w:ins w:id="732" w:author="Revision One" w:date="2026-09-11T18:42:00Z" w16du:dateUtc="2026-09-11T22:42:00Z"/>
        </w:rPr>
      </w:pPr>
      <w:ins w:id="733" w:author="Revision One" w:date="2026-09-11T18:42:00Z" w16du:dateUtc="2026-09-11T22:42:00Z">
        <w:r>
          <w:rPr>
            <w:b/>
          </w:rPr>
          <w:t xml:space="preserve">Du Y, Srikant R, Chen W. </w:t>
        </w:r>
        <w:r>
          <w:t>2024. Cascading reinforcement learning. International Conference on Learning Representations. https://proceedings.iclr.cc/paper_files/paper/2024/hash/811d35e47edbb191c19151f3c5f80f53-Abstract-Conference.html.</w:t>
        </w:r>
      </w:ins>
    </w:p>
    <w:p w14:paraId="04275BED" w14:textId="77777777" w:rsidR="00D56233" w:rsidRDefault="004141C4">
      <w:pPr>
        <w:rPr>
          <w:ins w:id="734" w:author="Revision One" w:date="2026-09-11T18:42:00Z" w16du:dateUtc="2026-09-11T22:42:00Z"/>
        </w:rPr>
      </w:pPr>
      <w:ins w:id="735" w:author="Revision One" w:date="2026-09-11T18:42:00Z" w16du:dateUtc="2026-09-11T22:42:00Z">
        <w:r>
          <w:rPr>
            <w:b/>
          </w:rPr>
          <w:t xml:space="preserve">Fang Z, Agarwal A, Joachims T. </w:t>
        </w:r>
        <w:r>
          <w:t>2019. Intervention harvesting for context-dependent examination-bias estimation. SIGIR. DOI 10.1145/3331184.3331238.</w:t>
        </w:r>
      </w:ins>
    </w:p>
    <w:p w14:paraId="74FE3842" w14:textId="77777777" w:rsidR="00D56233" w:rsidRDefault="004141C4">
      <w:pPr>
        <w:spacing w:before="240" w:after="240" w:line="240" w:lineRule="auto"/>
        <w:rPr>
          <w:rFonts w:ascii="Times" w:eastAsia="Times" w:hAnsi="Times" w:cs="Times"/>
          <w:sz w:val="24"/>
          <w:szCs w:val="24"/>
        </w:rPr>
      </w:pPr>
      <w:r>
        <w:rPr>
          <w:rFonts w:ascii="Times" w:eastAsia="Times" w:hAnsi="Times" w:cs="Times"/>
          <w:b/>
          <w:bCs/>
          <w:sz w:val="24"/>
          <w:szCs w:val="24"/>
        </w:rPr>
        <w:t>Gupta P, Dreossi T, Bakus J, Lin YH, Salaka V.</w:t>
      </w:r>
      <w:r>
        <w:rPr>
          <w:rFonts w:ascii="Times" w:eastAsia="Times" w:hAnsi="Times" w:cs="Times"/>
          <w:sz w:val="24"/>
          <w:szCs w:val="24"/>
        </w:rPr>
        <w:t xml:space="preserve"> 2020. Treating cold start in product search by priors. </w:t>
      </w:r>
      <w:r>
        <w:rPr>
          <w:rFonts w:ascii="Times" w:eastAsia="Times" w:hAnsi="Times" w:cs="Times"/>
          <w:i/>
          <w:iCs/>
          <w:sz w:val="24"/>
          <w:szCs w:val="24"/>
        </w:rPr>
        <w:t>The Web Conference 2020 Companion (WWW ’20 Companion)</w:t>
      </w:r>
      <w:hyperlink r:id="rId12">
        <w:r w:rsidR="00D56233">
          <w:rPr>
            <w:rFonts w:ascii="Times" w:eastAsia="Times" w:hAnsi="Times" w:cs="Times"/>
            <w:sz w:val="24"/>
            <w:szCs w:val="24"/>
          </w:rPr>
          <w:t xml:space="preserve"> </w:t>
        </w:r>
      </w:hyperlink>
      <w:hyperlink r:id="rId13">
        <w:r w:rsidR="00D56233">
          <w:rPr>
            <w:rFonts w:ascii="Times" w:eastAsia="Times" w:hAnsi="Times" w:cs="Times"/>
            <w:color w:val="1155CC"/>
            <w:sz w:val="24"/>
            <w:szCs w:val="24"/>
          </w:rPr>
          <w:t>DOI 10.1145/3366424.3382705</w:t>
        </w:r>
      </w:hyperlink>
      <w:r>
        <w:rPr>
          <w:rFonts w:ascii="Times" w:eastAsia="Times" w:hAnsi="Times" w:cs="Times"/>
          <w:sz w:val="24"/>
          <w:szCs w:val="24"/>
        </w:rPr>
        <w:t>.</w:t>
      </w:r>
    </w:p>
    <w:p w14:paraId="57C13FC6" w14:textId="77777777" w:rsidR="00D56233" w:rsidRDefault="004141C4">
      <w:pPr>
        <w:spacing w:before="240" w:after="240" w:line="240" w:lineRule="auto"/>
        <w:rPr>
          <w:rFonts w:ascii="Times" w:eastAsia="Times" w:hAnsi="Times" w:cs="Times"/>
          <w:sz w:val="24"/>
          <w:szCs w:val="24"/>
        </w:rPr>
      </w:pPr>
      <w:r>
        <w:rPr>
          <w:rFonts w:ascii="Times" w:eastAsia="Times" w:hAnsi="Times" w:cs="Times"/>
          <w:b/>
          <w:bCs/>
          <w:sz w:val="24"/>
          <w:szCs w:val="24"/>
        </w:rPr>
        <w:t>Gilotte A, Calauzenes C, Nedelec T, Abraham A, Dolle S.</w:t>
      </w:r>
      <w:r>
        <w:rPr>
          <w:rFonts w:ascii="Times" w:eastAsia="Times" w:hAnsi="Times" w:cs="Times"/>
          <w:sz w:val="24"/>
          <w:szCs w:val="24"/>
        </w:rPr>
        <w:t xml:space="preserve"> 2018. Offline A/B testing for recommender systems. 11th ACM International Conference on Web Search and Data Mining (WSDM '18) 198-206. </w:t>
      </w:r>
      <w:hyperlink r:id="rId14">
        <w:r w:rsidR="00D56233">
          <w:rPr>
            <w:rFonts w:ascii="Times" w:eastAsia="Times" w:hAnsi="Times" w:cs="Times"/>
            <w:color w:val="1155CC"/>
            <w:sz w:val="24"/>
            <w:szCs w:val="24"/>
          </w:rPr>
          <w:t>DOI 10.1145/3159652.3159687.</w:t>
        </w:r>
      </w:hyperlink>
    </w:p>
    <w:p w14:paraId="2BB87C40" w14:textId="77777777" w:rsidR="00D56233" w:rsidRDefault="004141C4">
      <w:pPr>
        <w:rPr>
          <w:ins w:id="736" w:author="Revision One" w:date="2026-09-11T18:42:00Z" w16du:dateUtc="2026-09-11T22:42:00Z"/>
        </w:rPr>
      </w:pPr>
      <w:ins w:id="737" w:author="Revision One" w:date="2026-09-11T18:42:00Z" w16du:dateUtc="2026-09-11T22:42:00Z">
        <w:r>
          <w:rPr>
            <w:b/>
          </w:rPr>
          <w:t xml:space="preserve">Gupta S, Oosterhuis H, de Rijke M. </w:t>
        </w:r>
        <w:r>
          <w:t>2023. Safe deployment for counterfactual learning to rank with exposure-based risk minimization. SIGIR. DOI 10.1145/3539618.3591760.</w:t>
        </w:r>
      </w:ins>
    </w:p>
    <w:p w14:paraId="5F837D9D" w14:textId="77777777" w:rsidR="00D56233" w:rsidRDefault="004141C4">
      <w:pPr>
        <w:spacing w:before="240" w:after="240" w:line="240" w:lineRule="auto"/>
        <w:rPr>
          <w:rFonts w:ascii="Times" w:eastAsia="Times" w:hAnsi="Times" w:cs="Times"/>
          <w:sz w:val="24"/>
          <w:szCs w:val="24"/>
        </w:rPr>
      </w:pPr>
      <w:r>
        <w:rPr>
          <w:rFonts w:ascii="Times" w:eastAsia="Times" w:hAnsi="Times" w:cs="Times"/>
          <w:b/>
          <w:bCs/>
          <w:sz w:val="24"/>
          <w:szCs w:val="24"/>
        </w:rPr>
        <w:t>Han C, Castells P, Gupta P, Xu X, Salaka V.</w:t>
      </w:r>
      <w:r>
        <w:rPr>
          <w:rFonts w:ascii="Times" w:eastAsia="Times" w:hAnsi="Times" w:cs="Times"/>
          <w:sz w:val="24"/>
          <w:szCs w:val="24"/>
        </w:rPr>
        <w:t xml:space="preserve"> 2022. Addressing cold start in product search via empirical Bayes. </w:t>
      </w:r>
      <w:r>
        <w:rPr>
          <w:rFonts w:ascii="Times" w:eastAsia="Times" w:hAnsi="Times" w:cs="Times"/>
          <w:i/>
          <w:iCs/>
          <w:sz w:val="24"/>
          <w:szCs w:val="24"/>
        </w:rPr>
        <w:t>31st ACM International Conference on Information &amp; Knowledge Management (CIKM ’22)</w:t>
      </w:r>
      <w:hyperlink r:id="rId15">
        <w:r w:rsidR="00D56233">
          <w:rPr>
            <w:rFonts w:ascii="Times" w:eastAsia="Times" w:hAnsi="Times" w:cs="Times"/>
            <w:sz w:val="24"/>
            <w:szCs w:val="24"/>
          </w:rPr>
          <w:t xml:space="preserve"> </w:t>
        </w:r>
      </w:hyperlink>
      <w:hyperlink r:id="rId16">
        <w:r w:rsidR="00D56233">
          <w:rPr>
            <w:rFonts w:ascii="Times" w:eastAsia="Times" w:hAnsi="Times" w:cs="Times"/>
            <w:color w:val="1155CC"/>
            <w:sz w:val="24"/>
            <w:szCs w:val="24"/>
          </w:rPr>
          <w:t>DOI 10.1145/3511808.3557066</w:t>
        </w:r>
      </w:hyperlink>
      <w:r>
        <w:rPr>
          <w:rFonts w:ascii="Times" w:eastAsia="Times" w:hAnsi="Times" w:cs="Times"/>
          <w:sz w:val="24"/>
          <w:szCs w:val="24"/>
        </w:rPr>
        <w:t>.</w:t>
      </w:r>
    </w:p>
    <w:p w14:paraId="00000073" w14:textId="77777777" w:rsidR="00CA4725" w:rsidRDefault="004141C4">
      <w:pPr>
        <w:spacing w:before="240" w:after="240" w:line="240" w:lineRule="auto"/>
        <w:rPr>
          <w:del w:id="738" w:author="Revision One" w:date="2026-09-11T18:42:00Z" w16du:dateUtc="2026-09-11T22:42:00Z"/>
          <w:rFonts w:ascii="Times" w:eastAsia="Times" w:hAnsi="Times" w:cs="Times"/>
          <w:sz w:val="24"/>
          <w:szCs w:val="24"/>
        </w:rPr>
      </w:pPr>
      <w:del w:id="739" w:author="Revision One" w:date="2026-09-11T18:42:00Z" w16du:dateUtc="2026-09-11T22:42:00Z">
        <w:r>
          <w:rPr>
            <w:rFonts w:ascii="Times" w:eastAsia="Times" w:hAnsi="Times" w:cs="Times"/>
            <w:b/>
            <w:bCs/>
            <w:sz w:val="24"/>
            <w:szCs w:val="24"/>
          </w:rPr>
          <w:delText>Han J, Kamber M, Pei J.</w:delText>
        </w:r>
        <w:r>
          <w:rPr>
            <w:rFonts w:ascii="Times" w:eastAsia="Times" w:hAnsi="Times" w:cs="Times"/>
            <w:sz w:val="24"/>
            <w:szCs w:val="24"/>
          </w:rPr>
          <w:delText xml:space="preserve"> 2011. Data Mining: Concepts and Techniques (3rd ed.). Morgan Kaufmann. </w:delText>
        </w:r>
        <w:r>
          <w:fldChar w:fldCharType="begin"/>
        </w:r>
        <w:r>
          <w:delInstrText>HYPERLINK "https://doi.org/10.1016/C2009-0-61819-5" \h</w:delInstrText>
        </w:r>
        <w:r>
          <w:fldChar w:fldCharType="separate"/>
        </w:r>
        <w:r>
          <w:rPr>
            <w:rFonts w:ascii="Times" w:eastAsia="Times" w:hAnsi="Times" w:cs="Times"/>
            <w:color w:val="1155CC"/>
            <w:sz w:val="24"/>
            <w:szCs w:val="24"/>
          </w:rPr>
          <w:delText>DOI 10.1016/C2009-0-61819-5</w:delText>
        </w:r>
        <w:r>
          <w:fldChar w:fldCharType="end"/>
        </w:r>
        <w:r>
          <w:rPr>
            <w:rFonts w:ascii="Times" w:eastAsia="Times" w:hAnsi="Times" w:cs="Times"/>
            <w:sz w:val="24"/>
            <w:szCs w:val="24"/>
          </w:rPr>
          <w:delText>.</w:delText>
        </w:r>
      </w:del>
    </w:p>
    <w:p w14:paraId="5276CC1F" w14:textId="77777777" w:rsidR="00D56233" w:rsidRDefault="004141C4">
      <w:pPr>
        <w:spacing w:before="240" w:after="240" w:line="240" w:lineRule="auto"/>
        <w:rPr>
          <w:rFonts w:ascii="Times" w:eastAsia="Times" w:hAnsi="Times" w:cs="Times"/>
          <w:sz w:val="24"/>
          <w:szCs w:val="24"/>
        </w:rPr>
      </w:pPr>
      <w:r>
        <w:rPr>
          <w:rFonts w:ascii="Times" w:eastAsia="Times" w:hAnsi="Times" w:cs="Times"/>
          <w:b/>
          <w:bCs/>
          <w:sz w:val="24"/>
          <w:szCs w:val="24"/>
        </w:rPr>
        <w:t>Huang PS, He X, Gao J, Deng L, Acero A, Heck L.</w:t>
      </w:r>
      <w:r>
        <w:rPr>
          <w:rFonts w:ascii="Times" w:eastAsia="Times" w:hAnsi="Times" w:cs="Times"/>
          <w:sz w:val="24"/>
          <w:szCs w:val="24"/>
        </w:rPr>
        <w:t xml:space="preserve"> 2013. Learning deep structured semantic models for web search using clickthrough data. </w:t>
      </w:r>
      <w:r>
        <w:rPr>
          <w:rFonts w:ascii="Times" w:eastAsia="Times" w:hAnsi="Times" w:cs="Times"/>
          <w:i/>
          <w:iCs/>
          <w:sz w:val="24"/>
          <w:szCs w:val="24"/>
        </w:rPr>
        <w:t>22nd ACM International Conference on Information &amp; Knowledge Management (CIKM '13)</w:t>
      </w:r>
      <w:r>
        <w:rPr>
          <w:rFonts w:ascii="Times" w:eastAsia="Times" w:hAnsi="Times" w:cs="Times"/>
          <w:sz w:val="24"/>
          <w:szCs w:val="24"/>
        </w:rPr>
        <w:t xml:space="preserve"> 2333-2338. </w:t>
      </w:r>
      <w:hyperlink r:id="rId17">
        <w:r w:rsidR="00D56233">
          <w:rPr>
            <w:rFonts w:ascii="Times" w:eastAsia="Times" w:hAnsi="Times" w:cs="Times"/>
            <w:color w:val="1155CC"/>
            <w:sz w:val="24"/>
            <w:szCs w:val="24"/>
          </w:rPr>
          <w:t>DOI 10.1145/2505515.2505665.</w:t>
        </w:r>
      </w:hyperlink>
    </w:p>
    <w:p w14:paraId="3281A42B" w14:textId="77777777" w:rsidR="00D56233" w:rsidRDefault="004141C4">
      <w:pPr>
        <w:spacing w:before="240" w:after="240" w:line="240" w:lineRule="auto"/>
        <w:rPr>
          <w:rFonts w:ascii="Times" w:eastAsia="Times" w:hAnsi="Times" w:cs="Times"/>
          <w:sz w:val="24"/>
          <w:szCs w:val="24"/>
        </w:rPr>
      </w:pPr>
      <w:del w:id="740" w:author="Revision One" w:date="2026-09-11T18:42:00Z" w16du:dateUtc="2026-09-11T22:42:00Z">
        <w:r>
          <w:rPr>
            <w:rFonts w:ascii="Times" w:eastAsia="Times" w:hAnsi="Times" w:cs="Times"/>
            <w:b/>
            <w:bCs/>
            <w:sz w:val="24"/>
            <w:szCs w:val="24"/>
          </w:rPr>
          <w:delText>Jarvelin</w:delText>
        </w:r>
      </w:del>
      <w:ins w:id="741" w:author="Revision One" w:date="2026-09-11T18:42:00Z" w16du:dateUtc="2026-09-11T22:42:00Z">
        <w:r>
          <w:rPr>
            <w:b/>
          </w:rPr>
          <w:t>Järvelin</w:t>
        </w:r>
      </w:ins>
      <w:r>
        <w:rPr>
          <w:b/>
        </w:rPr>
        <w:t xml:space="preserve"> K, </w:t>
      </w:r>
      <w:del w:id="742" w:author="Revision One" w:date="2026-09-11T18:42:00Z" w16du:dateUtc="2026-09-11T22:42:00Z">
        <w:r>
          <w:rPr>
            <w:rFonts w:ascii="Times" w:eastAsia="Times" w:hAnsi="Times" w:cs="Times"/>
            <w:b/>
            <w:bCs/>
            <w:sz w:val="24"/>
            <w:szCs w:val="24"/>
          </w:rPr>
          <w:delText>Kekalainen</w:delText>
        </w:r>
      </w:del>
      <w:ins w:id="743" w:author="Revision One" w:date="2026-09-11T18:42:00Z" w16du:dateUtc="2026-09-11T22:42:00Z">
        <w:r>
          <w:rPr>
            <w:b/>
          </w:rPr>
          <w:t>Kekäläinen</w:t>
        </w:r>
      </w:ins>
      <w:r>
        <w:rPr>
          <w:b/>
        </w:rPr>
        <w:t xml:space="preserve"> J. </w:t>
      </w:r>
      <w:r>
        <w:t xml:space="preserve">2002. Cumulated gain-based evaluation of IR techniques. ACM Transactions on Information Systems (TOIS) 20(4): 422-446. </w:t>
      </w:r>
      <w:del w:id="744" w:author="Revision One" w:date="2026-09-11T18:42:00Z" w16du:dateUtc="2026-09-11T22:42:00Z">
        <w:r>
          <w:fldChar w:fldCharType="begin"/>
        </w:r>
        <w:r>
          <w:delInstrText>HYPERLINK "https://doi.org/10.1145/582415.582418" \h</w:delInstrText>
        </w:r>
        <w:r>
          <w:fldChar w:fldCharType="separate"/>
        </w:r>
        <w:r>
          <w:rPr>
            <w:rFonts w:ascii="Times" w:eastAsia="Times" w:hAnsi="Times" w:cs="Times"/>
            <w:color w:val="1155CC"/>
            <w:sz w:val="24"/>
            <w:szCs w:val="24"/>
          </w:rPr>
          <w:delText>DOI 10.1145/582415.582418.</w:delText>
        </w:r>
        <w:r>
          <w:fldChar w:fldCharType="end"/>
        </w:r>
      </w:del>
      <w:ins w:id="745" w:author="Revision One" w:date="2026-09-11T18:42:00Z" w16du:dateUtc="2026-09-11T22:42:00Z">
        <w:r>
          <w:t>DOI 10.1145/582415.582418.</w:t>
        </w:r>
      </w:ins>
    </w:p>
    <w:p w14:paraId="3283D678" w14:textId="77777777" w:rsidR="00D56233" w:rsidRDefault="004141C4">
      <w:pPr>
        <w:spacing w:before="240" w:after="240" w:line="240" w:lineRule="auto"/>
        <w:rPr>
          <w:rFonts w:ascii="Times" w:eastAsia="Times" w:hAnsi="Times" w:cs="Times"/>
          <w:sz w:val="24"/>
          <w:szCs w:val="24"/>
        </w:rPr>
      </w:pPr>
      <w:r>
        <w:rPr>
          <w:rFonts w:ascii="Times" w:eastAsia="Times" w:hAnsi="Times" w:cs="Times"/>
          <w:b/>
          <w:bCs/>
          <w:sz w:val="24"/>
          <w:szCs w:val="24"/>
        </w:rPr>
        <w:t>Joachims T, Granka L, Pan B, Hembrooke H, Gay G.</w:t>
      </w:r>
      <w:r>
        <w:rPr>
          <w:rFonts w:ascii="Times" w:eastAsia="Times" w:hAnsi="Times" w:cs="Times"/>
          <w:sz w:val="24"/>
          <w:szCs w:val="24"/>
        </w:rPr>
        <w:t xml:space="preserve"> 2005. Accurately interpreting clickthrough data as implicit feedback. </w:t>
      </w:r>
      <w:r>
        <w:rPr>
          <w:rFonts w:ascii="Times" w:eastAsia="Times" w:hAnsi="Times" w:cs="Times"/>
          <w:i/>
          <w:iCs/>
          <w:sz w:val="24"/>
          <w:szCs w:val="24"/>
        </w:rPr>
        <w:t>28th Annual International ACM SIGIR Conference on Research and Development in Information Retrieval (SIGIR '05)</w:t>
      </w:r>
      <w:r>
        <w:rPr>
          <w:rFonts w:ascii="Times" w:eastAsia="Times" w:hAnsi="Times" w:cs="Times"/>
          <w:sz w:val="24"/>
          <w:szCs w:val="24"/>
        </w:rPr>
        <w:t xml:space="preserve"> 154-161. </w:t>
      </w:r>
      <w:hyperlink r:id="rId18">
        <w:r w:rsidR="00D56233">
          <w:rPr>
            <w:rFonts w:ascii="Times" w:eastAsia="Times" w:hAnsi="Times" w:cs="Times"/>
            <w:color w:val="1155CC"/>
            <w:sz w:val="24"/>
            <w:szCs w:val="24"/>
          </w:rPr>
          <w:t>DOI 10.1145/1076034.1076063</w:t>
        </w:r>
      </w:hyperlink>
      <w:r>
        <w:rPr>
          <w:rFonts w:ascii="Times" w:eastAsia="Times" w:hAnsi="Times" w:cs="Times"/>
          <w:sz w:val="24"/>
          <w:szCs w:val="24"/>
        </w:rPr>
        <w:t>.</w:t>
      </w:r>
    </w:p>
    <w:p w14:paraId="06C79310" w14:textId="77777777" w:rsidR="00D56233" w:rsidRDefault="004141C4">
      <w:pPr>
        <w:spacing w:before="240" w:after="240" w:line="240" w:lineRule="auto"/>
        <w:rPr>
          <w:rFonts w:ascii="Times" w:eastAsia="Times" w:hAnsi="Times" w:cs="Times"/>
          <w:sz w:val="24"/>
          <w:szCs w:val="24"/>
          <w:highlight w:val="red"/>
        </w:rPr>
      </w:pPr>
      <w:r>
        <w:rPr>
          <w:b/>
        </w:rPr>
        <w:t>Kveton</w:t>
      </w:r>
      <w:del w:id="746" w:author="Revision One" w:date="2026-09-11T18:42:00Z" w16du:dateUtc="2026-09-11T22:42:00Z">
        <w:r>
          <w:rPr>
            <w:rFonts w:ascii="Times" w:eastAsia="Times" w:hAnsi="Times" w:cs="Times"/>
            <w:b/>
            <w:bCs/>
            <w:sz w:val="24"/>
            <w:szCs w:val="24"/>
          </w:rPr>
          <w:delText>,</w:delText>
        </w:r>
      </w:del>
      <w:r>
        <w:rPr>
          <w:b/>
        </w:rPr>
        <w:t xml:space="preserve"> B</w:t>
      </w:r>
      <w:del w:id="747" w:author="Revision One" w:date="2026-09-11T18:42:00Z" w16du:dateUtc="2026-09-11T22:42:00Z">
        <w:r>
          <w:rPr>
            <w:rFonts w:ascii="Times" w:eastAsia="Times" w:hAnsi="Times" w:cs="Times"/>
            <w:b/>
            <w:bCs/>
            <w:sz w:val="24"/>
            <w:szCs w:val="24"/>
          </w:rPr>
          <w:delText>., Szepesvari,</w:delText>
        </w:r>
      </w:del>
      <w:ins w:id="748" w:author="Revision One" w:date="2026-09-11T18:42:00Z" w16du:dateUtc="2026-09-11T22:42:00Z">
        <w:r>
          <w:rPr>
            <w:b/>
          </w:rPr>
          <w:t>, Szepesvári</w:t>
        </w:r>
      </w:ins>
      <w:r>
        <w:rPr>
          <w:b/>
        </w:rPr>
        <w:t xml:space="preserve"> C</w:t>
      </w:r>
      <w:del w:id="749" w:author="Revision One" w:date="2026-09-11T18:42:00Z" w16du:dateUtc="2026-09-11T22:42:00Z">
        <w:r>
          <w:rPr>
            <w:rFonts w:ascii="Times" w:eastAsia="Times" w:hAnsi="Times" w:cs="Times"/>
            <w:b/>
            <w:bCs/>
            <w:sz w:val="24"/>
            <w:szCs w:val="24"/>
          </w:rPr>
          <w:delText>.,</w:delText>
        </w:r>
      </w:del>
      <w:ins w:id="750" w:author="Revision One" w:date="2026-09-11T18:42:00Z" w16du:dateUtc="2026-09-11T22:42:00Z">
        <w:r>
          <w:rPr>
            <w:b/>
          </w:rPr>
          <w:t>,</w:t>
        </w:r>
      </w:ins>
      <w:r>
        <w:rPr>
          <w:b/>
        </w:rPr>
        <w:t xml:space="preserve"> Wen</w:t>
      </w:r>
      <w:del w:id="751" w:author="Revision One" w:date="2026-09-11T18:42:00Z" w16du:dateUtc="2026-09-11T22:42:00Z">
        <w:r>
          <w:rPr>
            <w:rFonts w:ascii="Times" w:eastAsia="Times" w:hAnsi="Times" w:cs="Times"/>
            <w:b/>
            <w:bCs/>
            <w:sz w:val="24"/>
            <w:szCs w:val="24"/>
          </w:rPr>
          <w:delText>,</w:delText>
        </w:r>
      </w:del>
      <w:r>
        <w:rPr>
          <w:b/>
        </w:rPr>
        <w:t xml:space="preserve"> Z</w:t>
      </w:r>
      <w:del w:id="752" w:author="Revision One" w:date="2026-09-11T18:42:00Z" w16du:dateUtc="2026-09-11T22:42:00Z">
        <w:r>
          <w:rPr>
            <w:rFonts w:ascii="Times" w:eastAsia="Times" w:hAnsi="Times" w:cs="Times"/>
            <w:b/>
            <w:bCs/>
            <w:sz w:val="24"/>
            <w:szCs w:val="24"/>
          </w:rPr>
          <w:delText>.,</w:delText>
        </w:r>
      </w:del>
      <w:ins w:id="753" w:author="Revision One" w:date="2026-09-11T18:42:00Z" w16du:dateUtc="2026-09-11T22:42:00Z">
        <w:r>
          <w:rPr>
            <w:b/>
          </w:rPr>
          <w:t>,</w:t>
        </w:r>
      </w:ins>
      <w:r>
        <w:rPr>
          <w:b/>
        </w:rPr>
        <w:t xml:space="preserve"> Ashkan</w:t>
      </w:r>
      <w:del w:id="754" w:author="Revision One" w:date="2026-09-11T18:42:00Z" w16du:dateUtc="2026-09-11T22:42:00Z">
        <w:r>
          <w:rPr>
            <w:rFonts w:ascii="Times" w:eastAsia="Times" w:hAnsi="Times" w:cs="Times"/>
            <w:b/>
            <w:bCs/>
            <w:sz w:val="24"/>
            <w:szCs w:val="24"/>
          </w:rPr>
          <w:delText>,</w:delText>
        </w:r>
      </w:del>
      <w:r>
        <w:rPr>
          <w:b/>
        </w:rPr>
        <w:t xml:space="preserve"> A</w:t>
      </w:r>
      <w:del w:id="755" w:author="Revision One" w:date="2026-09-11T18:42:00Z" w16du:dateUtc="2026-09-11T22:42:00Z">
        <w:r>
          <w:rPr>
            <w:rFonts w:ascii="Times" w:eastAsia="Times" w:hAnsi="Times" w:cs="Times"/>
            <w:b/>
            <w:bCs/>
            <w:sz w:val="24"/>
            <w:szCs w:val="24"/>
          </w:rPr>
          <w:delText>.. (</w:delText>
        </w:r>
      </w:del>
      <w:ins w:id="756" w:author="Revision One" w:date="2026-09-11T18:42:00Z" w16du:dateUtc="2026-09-11T22:42:00Z">
        <w:r>
          <w:rPr>
            <w:b/>
          </w:rPr>
          <w:t xml:space="preserve">. </w:t>
        </w:r>
      </w:ins>
      <w:r>
        <w:t>2015</w:t>
      </w:r>
      <w:del w:id="757" w:author="Revision One" w:date="2026-09-11T18:42:00Z" w16du:dateUtc="2026-09-11T22:42:00Z">
        <w:r>
          <w:rPr>
            <w:rFonts w:ascii="Times" w:eastAsia="Times" w:hAnsi="Times" w:cs="Times"/>
            <w:b/>
            <w:bCs/>
            <w:sz w:val="24"/>
            <w:szCs w:val="24"/>
          </w:rPr>
          <w:delText>).</w:delText>
        </w:r>
      </w:del>
      <w:ins w:id="758" w:author="Revision One" w:date="2026-09-11T18:42:00Z" w16du:dateUtc="2026-09-11T22:42:00Z">
        <w:r>
          <w:t>.</w:t>
        </w:r>
      </w:ins>
      <w:r>
        <w:t xml:space="preserve"> Cascading </w:t>
      </w:r>
      <w:del w:id="759" w:author="Revision One" w:date="2026-09-11T18:42:00Z" w16du:dateUtc="2026-09-11T22:42:00Z">
        <w:r>
          <w:rPr>
            <w:rFonts w:ascii="Times" w:eastAsia="Times" w:hAnsi="Times" w:cs="Times"/>
            <w:sz w:val="24"/>
            <w:szCs w:val="24"/>
          </w:rPr>
          <w:delText>Bandits: Learning</w:delText>
        </w:r>
      </w:del>
      <w:ins w:id="760" w:author="Revision One" w:date="2026-09-11T18:42:00Z" w16du:dateUtc="2026-09-11T22:42:00Z">
        <w:r>
          <w:t>bandits: learning</w:t>
        </w:r>
      </w:ins>
      <w:r>
        <w:t xml:space="preserve"> to </w:t>
      </w:r>
      <w:del w:id="761" w:author="Revision One" w:date="2026-09-11T18:42:00Z" w16du:dateUtc="2026-09-11T22:42:00Z">
        <w:r>
          <w:rPr>
            <w:rFonts w:ascii="Times" w:eastAsia="Times" w:hAnsi="Times" w:cs="Times"/>
            <w:sz w:val="24"/>
            <w:szCs w:val="24"/>
          </w:rPr>
          <w:delText>Rank</w:delText>
        </w:r>
      </w:del>
      <w:ins w:id="762" w:author="Revision One" w:date="2026-09-11T18:42:00Z" w16du:dateUtc="2026-09-11T22:42:00Z">
        <w:r>
          <w:t>rank</w:t>
        </w:r>
      </w:ins>
      <w:r>
        <w:t xml:space="preserve"> in the </w:t>
      </w:r>
      <w:del w:id="763" w:author="Revision One" w:date="2026-09-11T18:42:00Z" w16du:dateUtc="2026-09-11T22:42:00Z">
        <w:r>
          <w:rPr>
            <w:rFonts w:ascii="Times" w:eastAsia="Times" w:hAnsi="Times" w:cs="Times"/>
            <w:sz w:val="24"/>
            <w:szCs w:val="24"/>
          </w:rPr>
          <w:delText xml:space="preserve">Cascade Model. </w:delText>
        </w:r>
        <w:r>
          <w:rPr>
            <w:rFonts w:ascii="Times" w:eastAsia="Times" w:hAnsi="Times" w:cs="Times"/>
            <w:i/>
            <w:iCs/>
            <w:sz w:val="24"/>
            <w:szCs w:val="24"/>
          </w:rPr>
          <w:delText>Proceedings of the 32nd International Conference on Machine Learning</w:delText>
        </w:r>
        <w:r>
          <w:rPr>
            <w:rFonts w:ascii="Times" w:eastAsia="Times" w:hAnsi="Times" w:cs="Times"/>
            <w:sz w:val="24"/>
            <w:szCs w:val="24"/>
          </w:rPr>
          <w:delText>, in</w:delText>
        </w:r>
      </w:del>
      <w:ins w:id="764" w:author="Revision One" w:date="2026-09-11T18:42:00Z" w16du:dateUtc="2026-09-11T22:42:00Z">
        <w:r>
          <w:t>cascade model.</w:t>
        </w:r>
      </w:ins>
      <w:r>
        <w:t xml:space="preserve"> Proceedings of Machine Learning Research 37:767</w:t>
      </w:r>
      <w:del w:id="765" w:author="Revision One" w:date="2026-09-11T18:42:00Z" w16du:dateUtc="2026-09-11T22:42:00Z">
        <w:r>
          <w:rPr>
            <w:rFonts w:ascii="Times" w:eastAsia="Times" w:hAnsi="Times" w:cs="Times"/>
            <w:sz w:val="24"/>
            <w:szCs w:val="24"/>
          </w:rPr>
          <w:delText>-</w:delText>
        </w:r>
      </w:del>
      <w:ins w:id="766" w:author="Revision One" w:date="2026-09-11T18:42:00Z" w16du:dateUtc="2026-09-11T22:42:00Z">
        <w:r>
          <w:t>–</w:t>
        </w:r>
      </w:ins>
      <w:r>
        <w:t>776</w:t>
      </w:r>
      <w:del w:id="767" w:author="Revision One" w:date="2026-09-11T18:42:00Z" w16du:dateUtc="2026-09-11T22:42:00Z">
        <w:r>
          <w:rPr>
            <w:rFonts w:ascii="Times" w:eastAsia="Times" w:hAnsi="Times" w:cs="Times"/>
            <w:sz w:val="24"/>
            <w:szCs w:val="24"/>
          </w:rPr>
          <w:delText xml:space="preserve"> Available from </w:delText>
        </w:r>
        <w:r>
          <w:fldChar w:fldCharType="begin"/>
        </w:r>
        <w:r>
          <w:delInstrText>HYPERLINK "https://proceedings.mlr.press/v37/kveton15.html" \h</w:delInstrText>
        </w:r>
        <w:r>
          <w:fldChar w:fldCharType="separate"/>
        </w:r>
        <w:r>
          <w:rPr>
            <w:rFonts w:ascii="Times" w:eastAsia="Times" w:hAnsi="Times" w:cs="Times"/>
            <w:color w:val="1155CC"/>
            <w:sz w:val="24"/>
            <w:szCs w:val="24"/>
          </w:rPr>
          <w:delText>https://proceedings.mlr.press/v37/kveton15.html</w:delText>
        </w:r>
        <w:r>
          <w:fldChar w:fldCharType="end"/>
        </w:r>
        <w:r>
          <w:rPr>
            <w:rFonts w:ascii="Times" w:eastAsia="Times" w:hAnsi="Times" w:cs="Times"/>
            <w:sz w:val="24"/>
            <w:szCs w:val="24"/>
          </w:rPr>
          <w:delText>.</w:delText>
        </w:r>
      </w:del>
      <w:ins w:id="768" w:author="Revision One" w:date="2026-09-11T18:42:00Z" w16du:dateUtc="2026-09-11T22:42:00Z">
        <w:r>
          <w:t>. https://proceedings.mlr.press/v37/kveton15.html.</w:t>
        </w:r>
      </w:ins>
    </w:p>
    <w:p w14:paraId="31617BA5" w14:textId="77777777" w:rsidR="00D56233" w:rsidRDefault="004141C4">
      <w:pPr>
        <w:spacing w:before="240" w:after="240" w:line="240" w:lineRule="auto"/>
        <w:rPr>
          <w:rFonts w:ascii="Times" w:eastAsia="Times" w:hAnsi="Times" w:cs="Times"/>
          <w:sz w:val="28"/>
          <w:szCs w:val="28"/>
          <w:highlight w:val="red"/>
        </w:rPr>
      </w:pPr>
      <w:r>
        <w:rPr>
          <w:b/>
        </w:rPr>
        <w:t>Lattimore</w:t>
      </w:r>
      <w:del w:id="769" w:author="Revision One" w:date="2026-09-11T18:42:00Z" w16du:dateUtc="2026-09-11T22:42:00Z">
        <w:r>
          <w:rPr>
            <w:rFonts w:ascii="Times" w:eastAsia="Times" w:hAnsi="Times" w:cs="Times"/>
            <w:b/>
            <w:bCs/>
            <w:color w:val="222222"/>
            <w:sz w:val="24"/>
            <w:szCs w:val="24"/>
            <w:highlight w:val="white"/>
          </w:rPr>
          <w:delText>,</w:delText>
        </w:r>
      </w:del>
      <w:r>
        <w:rPr>
          <w:b/>
        </w:rPr>
        <w:t xml:space="preserve"> T</w:t>
      </w:r>
      <w:del w:id="770" w:author="Revision One" w:date="2026-09-11T18:42:00Z" w16du:dateUtc="2026-09-11T22:42:00Z">
        <w:r>
          <w:rPr>
            <w:rFonts w:ascii="Times" w:eastAsia="Times" w:hAnsi="Times" w:cs="Times"/>
            <w:b/>
            <w:bCs/>
            <w:color w:val="222222"/>
            <w:sz w:val="24"/>
            <w:szCs w:val="24"/>
            <w:highlight w:val="white"/>
          </w:rPr>
          <w:delText>.,</w:delText>
        </w:r>
      </w:del>
      <w:ins w:id="771" w:author="Revision One" w:date="2026-09-11T18:42:00Z" w16du:dateUtc="2026-09-11T22:42:00Z">
        <w:r>
          <w:rPr>
            <w:b/>
          </w:rPr>
          <w:t>,</w:t>
        </w:r>
      </w:ins>
      <w:r>
        <w:rPr>
          <w:b/>
        </w:rPr>
        <w:t xml:space="preserve"> Kveton</w:t>
      </w:r>
      <w:del w:id="772" w:author="Revision One" w:date="2026-09-11T18:42:00Z" w16du:dateUtc="2026-09-11T22:42:00Z">
        <w:r>
          <w:rPr>
            <w:rFonts w:ascii="Times" w:eastAsia="Times" w:hAnsi="Times" w:cs="Times"/>
            <w:b/>
            <w:bCs/>
            <w:color w:val="222222"/>
            <w:sz w:val="24"/>
            <w:szCs w:val="24"/>
            <w:highlight w:val="white"/>
          </w:rPr>
          <w:delText>,</w:delText>
        </w:r>
      </w:del>
      <w:r>
        <w:rPr>
          <w:b/>
        </w:rPr>
        <w:t xml:space="preserve"> B</w:t>
      </w:r>
      <w:del w:id="773" w:author="Revision One" w:date="2026-09-11T18:42:00Z" w16du:dateUtc="2026-09-11T22:42:00Z">
        <w:r>
          <w:rPr>
            <w:rFonts w:ascii="Times" w:eastAsia="Times" w:hAnsi="Times" w:cs="Times"/>
            <w:b/>
            <w:bCs/>
            <w:color w:val="222222"/>
            <w:sz w:val="24"/>
            <w:szCs w:val="24"/>
            <w:highlight w:val="white"/>
          </w:rPr>
          <w:delText>.,</w:delText>
        </w:r>
      </w:del>
      <w:ins w:id="774" w:author="Revision One" w:date="2026-09-11T18:42:00Z" w16du:dateUtc="2026-09-11T22:42:00Z">
        <w:r>
          <w:rPr>
            <w:b/>
          </w:rPr>
          <w:t>,</w:t>
        </w:r>
      </w:ins>
      <w:r>
        <w:rPr>
          <w:b/>
        </w:rPr>
        <w:t xml:space="preserve"> Li</w:t>
      </w:r>
      <w:del w:id="775" w:author="Revision One" w:date="2026-09-11T18:42:00Z" w16du:dateUtc="2026-09-11T22:42:00Z">
        <w:r>
          <w:rPr>
            <w:rFonts w:ascii="Times" w:eastAsia="Times" w:hAnsi="Times" w:cs="Times"/>
            <w:b/>
            <w:bCs/>
            <w:color w:val="222222"/>
            <w:sz w:val="24"/>
            <w:szCs w:val="24"/>
            <w:highlight w:val="white"/>
          </w:rPr>
          <w:delText>,</w:delText>
        </w:r>
      </w:del>
      <w:r>
        <w:rPr>
          <w:b/>
        </w:rPr>
        <w:t xml:space="preserve"> S</w:t>
      </w:r>
      <w:del w:id="776" w:author="Revision One" w:date="2026-09-11T18:42:00Z" w16du:dateUtc="2026-09-11T22:42:00Z">
        <w:r>
          <w:rPr>
            <w:rFonts w:ascii="Times" w:eastAsia="Times" w:hAnsi="Times" w:cs="Times"/>
            <w:b/>
            <w:bCs/>
            <w:color w:val="222222"/>
            <w:sz w:val="24"/>
            <w:szCs w:val="24"/>
            <w:highlight w:val="white"/>
          </w:rPr>
          <w:delText>., &amp; Szepesvari,</w:delText>
        </w:r>
      </w:del>
      <w:ins w:id="777" w:author="Revision One" w:date="2026-09-11T18:42:00Z" w16du:dateUtc="2026-09-11T22:42:00Z">
        <w:r>
          <w:rPr>
            <w:b/>
          </w:rPr>
          <w:t>, Szepesvári</w:t>
        </w:r>
      </w:ins>
      <w:r>
        <w:rPr>
          <w:b/>
        </w:rPr>
        <w:t xml:space="preserve"> C. </w:t>
      </w:r>
      <w:del w:id="778" w:author="Revision One" w:date="2026-09-11T18:42:00Z" w16du:dateUtc="2026-09-11T22:42:00Z">
        <w:r>
          <w:rPr>
            <w:rFonts w:ascii="Times" w:eastAsia="Times" w:hAnsi="Times" w:cs="Times"/>
            <w:b/>
            <w:bCs/>
            <w:color w:val="222222"/>
            <w:sz w:val="24"/>
            <w:szCs w:val="24"/>
            <w:highlight w:val="white"/>
          </w:rPr>
          <w:delText>(</w:delText>
        </w:r>
      </w:del>
      <w:r>
        <w:t>2018</w:t>
      </w:r>
      <w:del w:id="779" w:author="Revision One" w:date="2026-09-11T18:42:00Z" w16du:dateUtc="2026-09-11T22:42:00Z">
        <w:r>
          <w:rPr>
            <w:rFonts w:ascii="Times" w:eastAsia="Times" w:hAnsi="Times" w:cs="Times"/>
            <w:b/>
            <w:bCs/>
            <w:color w:val="222222"/>
            <w:sz w:val="24"/>
            <w:szCs w:val="24"/>
            <w:highlight w:val="white"/>
          </w:rPr>
          <w:delText>).</w:delText>
        </w:r>
        <w:r>
          <w:rPr>
            <w:rFonts w:ascii="Times" w:eastAsia="Times" w:hAnsi="Times" w:cs="Times"/>
            <w:color w:val="222222"/>
            <w:sz w:val="24"/>
            <w:szCs w:val="24"/>
            <w:highlight w:val="white"/>
          </w:rPr>
          <w:delText xml:space="preserve"> </w:delText>
        </w:r>
        <w:r>
          <w:fldChar w:fldCharType="begin"/>
        </w:r>
        <w:r>
          <w:delInstrText>HYPERLINK "https://proceedings.neurips.cc/paper/2018/hash/de03beffeed9da5f3639a621bcab5dd4-Abstract.html" \h</w:delInstrText>
        </w:r>
        <w:r>
          <w:fldChar w:fldCharType="separate"/>
        </w:r>
        <w:r>
          <w:rPr>
            <w:rFonts w:ascii="Times" w:eastAsia="Times" w:hAnsi="Times" w:cs="Times"/>
            <w:color w:val="1155CC"/>
            <w:sz w:val="24"/>
            <w:szCs w:val="24"/>
            <w:highlight w:val="white"/>
          </w:rPr>
          <w:delText>Toprank: A practical algorithm for online stochastic ranking.</w:delText>
        </w:r>
        <w:r>
          <w:fldChar w:fldCharType="end"/>
        </w:r>
      </w:del>
      <w:ins w:id="780" w:author="Revision One" w:date="2026-09-11T18:42:00Z" w16du:dateUtc="2026-09-11T22:42:00Z">
        <w:r>
          <w:t>. TopRank: a practical algorithm for online stochastic ranking.</w:t>
        </w:r>
      </w:ins>
      <w:r>
        <w:t xml:space="preserve"> Advances in Neural Information Processing Systems</w:t>
      </w:r>
      <w:del w:id="781" w:author="Revision One" w:date="2026-09-11T18:42:00Z" w16du:dateUtc="2026-09-11T22:42:00Z">
        <w:r>
          <w:rPr>
            <w:rFonts w:ascii="Times" w:eastAsia="Times" w:hAnsi="Times" w:cs="Times"/>
            <w:color w:val="222222"/>
            <w:sz w:val="24"/>
            <w:szCs w:val="24"/>
            <w:highlight w:val="white"/>
          </w:rPr>
          <w:delText>,</w:delText>
        </w:r>
      </w:del>
      <w:r>
        <w:t xml:space="preserve"> 31. </w:t>
      </w:r>
      <w:ins w:id="782" w:author="Revision One" w:date="2026-09-11T18:42:00Z" w16du:dateUtc="2026-09-11T22:42:00Z">
        <w:r>
          <w:t>https://proceedings.neurips.cc/paper/2018/hash/de03beffeed9da5f3639a621bcab5dd4-Abstract.html.</w:t>
        </w:r>
      </w:ins>
    </w:p>
    <w:p w14:paraId="03D13094" w14:textId="77777777" w:rsidR="00D56233" w:rsidRDefault="004141C4">
      <w:pPr>
        <w:spacing w:before="240" w:after="240" w:line="240" w:lineRule="auto"/>
        <w:rPr>
          <w:rFonts w:ascii="Times" w:eastAsia="Times" w:hAnsi="Times" w:cs="Times"/>
          <w:sz w:val="24"/>
          <w:szCs w:val="24"/>
        </w:rPr>
      </w:pPr>
      <w:r>
        <w:rPr>
          <w:b/>
        </w:rPr>
        <w:t xml:space="preserve">Li C, Kveton B, Lattimore T, Markov I, de Rijke M, </w:t>
      </w:r>
      <w:del w:id="783" w:author="Revision One" w:date="2026-09-11T18:42:00Z" w16du:dateUtc="2026-09-11T22:42:00Z">
        <w:r>
          <w:rPr>
            <w:rFonts w:ascii="Times" w:eastAsia="Times" w:hAnsi="Times" w:cs="Times"/>
            <w:b/>
            <w:bCs/>
            <w:sz w:val="24"/>
            <w:szCs w:val="24"/>
          </w:rPr>
          <w:delText>Szepesvari</w:delText>
        </w:r>
      </w:del>
      <w:ins w:id="784" w:author="Revision One" w:date="2026-09-11T18:42:00Z" w16du:dateUtc="2026-09-11T22:42:00Z">
        <w:r>
          <w:rPr>
            <w:b/>
          </w:rPr>
          <w:t>Szepesvári</w:t>
        </w:r>
      </w:ins>
      <w:r>
        <w:rPr>
          <w:b/>
        </w:rPr>
        <w:t xml:space="preserve"> C, Zoghi M. </w:t>
      </w:r>
      <w:r>
        <w:t xml:space="preserve">2020. </w:t>
      </w:r>
      <w:del w:id="785" w:author="Revision One" w:date="2026-09-11T18:42:00Z" w16du:dateUtc="2026-09-11T22:42:00Z">
        <w:r>
          <w:fldChar w:fldCharType="begin"/>
        </w:r>
        <w:r>
          <w:delInstrText>HYPERLINK "https://proceedings.mlr.press/v115/li20b.html" \h</w:delInstrText>
        </w:r>
        <w:r>
          <w:fldChar w:fldCharType="separate"/>
        </w:r>
        <w:r>
          <w:rPr>
            <w:rFonts w:ascii="Times" w:eastAsia="Times" w:hAnsi="Times" w:cs="Times"/>
            <w:color w:val="1155CC"/>
            <w:sz w:val="24"/>
            <w:szCs w:val="24"/>
          </w:rPr>
          <w:delText>BubbleRank: safe online learning to re-rank via implicit click feedback.</w:delText>
        </w:r>
        <w:r>
          <w:fldChar w:fldCharType="end"/>
        </w:r>
        <w:r>
          <w:rPr>
            <w:rFonts w:ascii="Times" w:eastAsia="Times" w:hAnsi="Times" w:cs="Times"/>
            <w:sz w:val="24"/>
            <w:szCs w:val="24"/>
          </w:rPr>
          <w:delText xml:space="preserve"> </w:delText>
        </w:r>
        <w:r>
          <w:rPr>
            <w:rFonts w:ascii="Times" w:eastAsia="Times" w:hAnsi="Times" w:cs="Times"/>
            <w:i/>
            <w:iCs/>
            <w:sz w:val="24"/>
            <w:szCs w:val="24"/>
          </w:rPr>
          <w:delText>35th Uncertainty in Artificial Intelligence Conference (UAI 2020),</w:delText>
        </w:r>
      </w:del>
      <w:ins w:id="786" w:author="Revision One" w:date="2026-09-11T18:42:00Z" w16du:dateUtc="2026-09-11T22:42:00Z">
        <w:r>
          <w:t>BubbleRank: safe online learning to re-rank via implicit click feedback.</w:t>
        </w:r>
      </w:ins>
      <w:r>
        <w:t xml:space="preserve"> Proceedings of Machine Learning Research 115:196–206.</w:t>
      </w:r>
      <w:ins w:id="787" w:author="Revision One" w:date="2026-09-11T18:42:00Z" w16du:dateUtc="2026-09-11T22:42:00Z">
        <w:r>
          <w:t xml:space="preserve"> https://proceedings.mlr.press/v115/li20b.html.</w:t>
        </w:r>
      </w:ins>
    </w:p>
    <w:p w14:paraId="0B4143C2" w14:textId="77777777" w:rsidR="00D56233" w:rsidRDefault="004141C4">
      <w:pPr>
        <w:spacing w:before="240" w:after="240" w:line="240" w:lineRule="auto"/>
        <w:rPr>
          <w:rFonts w:ascii="Times" w:eastAsia="Times" w:hAnsi="Times" w:cs="Times"/>
          <w:sz w:val="24"/>
          <w:szCs w:val="24"/>
        </w:rPr>
      </w:pPr>
      <w:r>
        <w:rPr>
          <w:rFonts w:ascii="Times" w:eastAsia="Times" w:hAnsi="Times" w:cs="Times"/>
          <w:b/>
          <w:bCs/>
          <w:sz w:val="24"/>
          <w:szCs w:val="24"/>
        </w:rPr>
        <w:t>Liu T-Y.</w:t>
      </w:r>
      <w:r>
        <w:rPr>
          <w:rFonts w:ascii="Times" w:eastAsia="Times" w:hAnsi="Times" w:cs="Times"/>
          <w:sz w:val="24"/>
          <w:szCs w:val="24"/>
        </w:rPr>
        <w:t xml:space="preserve"> 2009. Learning to rank for information retrieval. </w:t>
      </w:r>
      <w:r>
        <w:rPr>
          <w:rFonts w:ascii="Times" w:eastAsia="Times" w:hAnsi="Times" w:cs="Times"/>
          <w:i/>
          <w:iCs/>
          <w:sz w:val="24"/>
          <w:szCs w:val="24"/>
        </w:rPr>
        <w:t>Foundations and Trends® in Information Retrieval</w:t>
      </w:r>
      <w:r>
        <w:rPr>
          <w:rFonts w:ascii="Times" w:eastAsia="Times" w:hAnsi="Times" w:cs="Times"/>
          <w:sz w:val="24"/>
          <w:szCs w:val="24"/>
        </w:rPr>
        <w:t xml:space="preserve"> 3(3): 225-331. </w:t>
      </w:r>
      <w:hyperlink r:id="rId19">
        <w:r w:rsidR="00D56233">
          <w:rPr>
            <w:rFonts w:ascii="Times" w:eastAsia="Times" w:hAnsi="Times" w:cs="Times"/>
            <w:color w:val="1155CC"/>
            <w:sz w:val="24"/>
            <w:szCs w:val="24"/>
          </w:rPr>
          <w:t>DOI 10.1561/1500000016.</w:t>
        </w:r>
      </w:hyperlink>
    </w:p>
    <w:p w14:paraId="61D12079" w14:textId="77777777" w:rsidR="00D56233" w:rsidRDefault="004141C4">
      <w:pPr>
        <w:spacing w:before="240" w:after="240" w:line="240" w:lineRule="auto"/>
        <w:rPr>
          <w:rFonts w:ascii="Times" w:eastAsia="Times" w:hAnsi="Times" w:cs="Times"/>
          <w:sz w:val="24"/>
          <w:szCs w:val="24"/>
        </w:rPr>
      </w:pPr>
      <w:r>
        <w:rPr>
          <w:rFonts w:ascii="Times" w:eastAsia="Times" w:hAnsi="Times" w:cs="Times"/>
          <w:b/>
          <w:bCs/>
          <w:sz w:val="24"/>
          <w:szCs w:val="24"/>
        </w:rPr>
        <w:t>Mansoury M, Abdollahpouri H, Pechenizkiy M, Mobasher B, Burke R.</w:t>
      </w:r>
      <w:r>
        <w:rPr>
          <w:rFonts w:ascii="Times" w:eastAsia="Times" w:hAnsi="Times" w:cs="Times"/>
          <w:sz w:val="24"/>
          <w:szCs w:val="24"/>
        </w:rPr>
        <w:t xml:space="preserve"> 2020. Feedback loop and bias amplification in recommender systems. </w:t>
      </w:r>
      <w:r>
        <w:rPr>
          <w:rFonts w:ascii="Times" w:eastAsia="Times" w:hAnsi="Times" w:cs="Times"/>
          <w:i/>
          <w:iCs/>
          <w:sz w:val="24"/>
          <w:szCs w:val="24"/>
        </w:rPr>
        <w:t>29th ACM International Conference on Information &amp; Knowledge Management (CIKM ’20)</w:t>
      </w:r>
      <w:hyperlink r:id="rId20">
        <w:r w:rsidR="00D56233">
          <w:rPr>
            <w:rFonts w:ascii="Times" w:eastAsia="Times" w:hAnsi="Times" w:cs="Times"/>
            <w:sz w:val="24"/>
            <w:szCs w:val="24"/>
          </w:rPr>
          <w:t xml:space="preserve"> </w:t>
        </w:r>
      </w:hyperlink>
      <w:hyperlink r:id="rId21">
        <w:r w:rsidR="00D56233">
          <w:rPr>
            <w:rFonts w:ascii="Times" w:eastAsia="Times" w:hAnsi="Times" w:cs="Times"/>
            <w:color w:val="1155CC"/>
            <w:sz w:val="24"/>
            <w:szCs w:val="24"/>
          </w:rPr>
          <w:t>DOI 10.1145/3340531.3412152</w:t>
        </w:r>
      </w:hyperlink>
      <w:r>
        <w:rPr>
          <w:rFonts w:ascii="Times" w:eastAsia="Times" w:hAnsi="Times" w:cs="Times"/>
          <w:sz w:val="24"/>
          <w:szCs w:val="24"/>
        </w:rPr>
        <w:t>.</w:t>
      </w:r>
    </w:p>
    <w:p w14:paraId="2ED7A83C" w14:textId="77777777" w:rsidR="00D56233" w:rsidRDefault="004141C4">
      <w:pPr>
        <w:spacing w:before="240" w:after="240" w:line="240" w:lineRule="auto"/>
        <w:rPr>
          <w:rFonts w:ascii="Times" w:eastAsia="Times" w:hAnsi="Times" w:cs="Times"/>
          <w:sz w:val="24"/>
          <w:szCs w:val="24"/>
        </w:rPr>
      </w:pPr>
      <w:r>
        <w:rPr>
          <w:rFonts w:ascii="Times" w:eastAsia="Times" w:hAnsi="Times" w:cs="Times"/>
          <w:b/>
          <w:bCs/>
          <w:sz w:val="24"/>
          <w:szCs w:val="24"/>
        </w:rPr>
        <w:t>Manning CD, Raghavan P, Schutze H. 2008.</w:t>
      </w:r>
      <w:r>
        <w:rPr>
          <w:rFonts w:ascii="Times" w:eastAsia="Times" w:hAnsi="Times" w:cs="Times"/>
          <w:sz w:val="24"/>
          <w:szCs w:val="24"/>
        </w:rPr>
        <w:t xml:space="preserve"> Introduction to Information Retrieval. Cambridge University Press. </w:t>
      </w:r>
      <w:hyperlink r:id="rId22">
        <w:r w:rsidR="00D56233">
          <w:rPr>
            <w:rFonts w:ascii="Times" w:eastAsia="Times" w:hAnsi="Times" w:cs="Times"/>
            <w:color w:val="1155CC"/>
            <w:sz w:val="24"/>
            <w:szCs w:val="24"/>
          </w:rPr>
          <w:t>DOI 10.1017/CBO9780511809071.</w:t>
        </w:r>
      </w:hyperlink>
    </w:p>
    <w:p w14:paraId="225DDD51" w14:textId="77777777" w:rsidR="00D56233" w:rsidRDefault="004141C4">
      <w:pPr>
        <w:spacing w:before="240" w:after="240" w:line="240" w:lineRule="auto"/>
        <w:rPr>
          <w:rFonts w:ascii="Times" w:eastAsia="Times" w:hAnsi="Times" w:cs="Times"/>
          <w:sz w:val="24"/>
          <w:szCs w:val="24"/>
        </w:rPr>
      </w:pPr>
      <w:r>
        <w:rPr>
          <w:rFonts w:ascii="Times" w:eastAsia="Times" w:hAnsi="Times" w:cs="Times"/>
          <w:b/>
          <w:bCs/>
          <w:sz w:val="24"/>
          <w:szCs w:val="24"/>
        </w:rPr>
        <w:t>Morik M, Singh A, Hong J, Joachims T.</w:t>
      </w:r>
      <w:r>
        <w:rPr>
          <w:rFonts w:ascii="Times" w:eastAsia="Times" w:hAnsi="Times" w:cs="Times"/>
          <w:sz w:val="24"/>
          <w:szCs w:val="24"/>
        </w:rPr>
        <w:t xml:space="preserve"> 2020. Controlling fairness and bias in dynamic learning-to-rank. </w:t>
      </w:r>
      <w:r>
        <w:rPr>
          <w:rFonts w:ascii="Times" w:eastAsia="Times" w:hAnsi="Times" w:cs="Times"/>
          <w:i/>
          <w:iCs/>
          <w:sz w:val="24"/>
          <w:szCs w:val="24"/>
        </w:rPr>
        <w:t>43rd International ACM SIGIR Conference on Research and Development in Information Retrieval (SIGIR ’20)</w:t>
      </w:r>
      <w:hyperlink r:id="rId23">
        <w:r w:rsidR="00D56233">
          <w:rPr>
            <w:rFonts w:ascii="Times" w:eastAsia="Times" w:hAnsi="Times" w:cs="Times"/>
            <w:sz w:val="24"/>
            <w:szCs w:val="24"/>
          </w:rPr>
          <w:t xml:space="preserve"> </w:t>
        </w:r>
      </w:hyperlink>
      <w:hyperlink r:id="rId24">
        <w:r w:rsidR="00D56233">
          <w:rPr>
            <w:rFonts w:ascii="Times" w:eastAsia="Times" w:hAnsi="Times" w:cs="Times"/>
            <w:color w:val="1155CC"/>
            <w:sz w:val="24"/>
            <w:szCs w:val="24"/>
          </w:rPr>
          <w:t>DOI 10.1145/3397271.3401100</w:t>
        </w:r>
      </w:hyperlink>
      <w:r>
        <w:rPr>
          <w:rFonts w:ascii="Times" w:eastAsia="Times" w:hAnsi="Times" w:cs="Times"/>
          <w:sz w:val="24"/>
          <w:szCs w:val="24"/>
        </w:rPr>
        <w:t>.</w:t>
      </w:r>
    </w:p>
    <w:p w14:paraId="060025E6" w14:textId="77777777" w:rsidR="00D56233" w:rsidRDefault="004141C4">
      <w:pPr>
        <w:spacing w:before="240" w:after="240" w:line="240" w:lineRule="auto"/>
        <w:rPr>
          <w:rFonts w:ascii="Times" w:eastAsia="Times" w:hAnsi="Times" w:cs="Times"/>
          <w:sz w:val="24"/>
          <w:szCs w:val="24"/>
        </w:rPr>
      </w:pPr>
      <w:r>
        <w:rPr>
          <w:rFonts w:ascii="Times" w:eastAsia="Times" w:hAnsi="Times" w:cs="Times"/>
          <w:b/>
          <w:bCs/>
          <w:sz w:val="24"/>
          <w:szCs w:val="24"/>
        </w:rPr>
        <w:t>Santos RLT, Peng J, Macdonald C, Ounis I.</w:t>
      </w:r>
      <w:r>
        <w:rPr>
          <w:rFonts w:ascii="Times" w:eastAsia="Times" w:hAnsi="Times" w:cs="Times"/>
          <w:sz w:val="24"/>
          <w:szCs w:val="24"/>
        </w:rPr>
        <w:t xml:space="preserve"> 2010. Explicit search result diversification through sub-queries. </w:t>
      </w:r>
      <w:r>
        <w:rPr>
          <w:rFonts w:ascii="Times" w:eastAsia="Times" w:hAnsi="Times" w:cs="Times"/>
          <w:i/>
          <w:iCs/>
          <w:sz w:val="24"/>
          <w:szCs w:val="24"/>
        </w:rPr>
        <w:t>Advances in Information Retrieval (ECIR 2010), Lecture Notes in Computer Science</w:t>
      </w:r>
      <w:r>
        <w:rPr>
          <w:rFonts w:ascii="Times" w:eastAsia="Times" w:hAnsi="Times" w:cs="Times"/>
          <w:sz w:val="24"/>
          <w:szCs w:val="24"/>
        </w:rPr>
        <w:t xml:space="preserve"> 5993:87–99</w:t>
      </w:r>
      <w:hyperlink r:id="rId25">
        <w:r w:rsidR="00D56233">
          <w:rPr>
            <w:rFonts w:ascii="Times" w:eastAsia="Times" w:hAnsi="Times" w:cs="Times"/>
            <w:sz w:val="24"/>
            <w:szCs w:val="24"/>
          </w:rPr>
          <w:t xml:space="preserve"> </w:t>
        </w:r>
      </w:hyperlink>
      <w:hyperlink r:id="rId26">
        <w:r w:rsidR="00D56233">
          <w:rPr>
            <w:rFonts w:ascii="Times" w:eastAsia="Times" w:hAnsi="Times" w:cs="Times"/>
            <w:color w:val="1155CC"/>
            <w:sz w:val="24"/>
            <w:szCs w:val="24"/>
          </w:rPr>
          <w:t>DOI 10.1007/978-3-642-12275-0_1</w:t>
        </w:r>
      </w:hyperlink>
      <w:r>
        <w:rPr>
          <w:rFonts w:ascii="Times" w:eastAsia="Times" w:hAnsi="Times" w:cs="Times"/>
          <w:sz w:val="24"/>
          <w:szCs w:val="24"/>
        </w:rPr>
        <w:t>.</w:t>
      </w:r>
    </w:p>
    <w:p w14:paraId="4EBAA83E" w14:textId="77777777" w:rsidR="00D56233" w:rsidRDefault="004141C4">
      <w:pPr>
        <w:spacing w:before="240" w:after="240" w:line="240" w:lineRule="auto"/>
        <w:rPr>
          <w:rFonts w:ascii="Times" w:eastAsia="Times" w:hAnsi="Times" w:cs="Times"/>
          <w:sz w:val="24"/>
          <w:szCs w:val="24"/>
        </w:rPr>
      </w:pPr>
      <w:r>
        <w:rPr>
          <w:rFonts w:ascii="Times" w:eastAsia="Times" w:hAnsi="Times" w:cs="Times"/>
          <w:b/>
          <w:bCs/>
          <w:sz w:val="24"/>
          <w:szCs w:val="24"/>
        </w:rPr>
        <w:t>Schein AI, Popescul A, Ungar LH, Pennock DM.</w:t>
      </w:r>
      <w:r>
        <w:rPr>
          <w:rFonts w:ascii="Times" w:eastAsia="Times" w:hAnsi="Times" w:cs="Times"/>
          <w:sz w:val="24"/>
          <w:szCs w:val="24"/>
        </w:rPr>
        <w:t xml:space="preserve"> 2002. Methods and metrics for cold-start recommendations. 25th Annual International ACM SIGIR Conference on Research and Development in Information Retrieval (SIGIR '02) 253-260. </w:t>
      </w:r>
      <w:hyperlink r:id="rId27">
        <w:r w:rsidR="00D56233">
          <w:rPr>
            <w:rFonts w:ascii="Times" w:eastAsia="Times" w:hAnsi="Times" w:cs="Times"/>
            <w:color w:val="1155CC"/>
            <w:sz w:val="24"/>
            <w:szCs w:val="24"/>
          </w:rPr>
          <w:t>DOI 10.1145/564376.564421.</w:t>
        </w:r>
      </w:hyperlink>
    </w:p>
    <w:p w14:paraId="69D53B7F" w14:textId="77777777" w:rsidR="00D56233" w:rsidRDefault="004141C4">
      <w:pPr>
        <w:spacing w:before="240" w:after="240" w:line="240" w:lineRule="auto"/>
        <w:rPr>
          <w:rFonts w:ascii="Times" w:eastAsia="Times" w:hAnsi="Times" w:cs="Times"/>
          <w:sz w:val="24"/>
          <w:szCs w:val="24"/>
        </w:rPr>
      </w:pPr>
      <w:r>
        <w:rPr>
          <w:rFonts w:ascii="Times" w:eastAsia="Times" w:hAnsi="Times" w:cs="Times"/>
          <w:b/>
          <w:bCs/>
          <w:sz w:val="24"/>
          <w:szCs w:val="24"/>
        </w:rPr>
        <w:t>Shannon CE.</w:t>
      </w:r>
      <w:r>
        <w:rPr>
          <w:rFonts w:ascii="Times" w:eastAsia="Times" w:hAnsi="Times" w:cs="Times"/>
          <w:sz w:val="24"/>
          <w:szCs w:val="24"/>
        </w:rPr>
        <w:t xml:space="preserve"> 1948. A mathematical theory of communication. The Bell System Technical Journal 27(3): 379-423. </w:t>
      </w:r>
      <w:hyperlink r:id="rId28">
        <w:r w:rsidR="00D56233">
          <w:rPr>
            <w:rFonts w:ascii="Times" w:eastAsia="Times" w:hAnsi="Times" w:cs="Times"/>
            <w:color w:val="1155CC"/>
            <w:sz w:val="24"/>
            <w:szCs w:val="24"/>
          </w:rPr>
          <w:t>DOI 10.1002/j.1538-7305.1948.tb01338.x</w:t>
        </w:r>
      </w:hyperlink>
    </w:p>
    <w:p w14:paraId="34586356" w14:textId="77777777" w:rsidR="00D56233" w:rsidRDefault="004141C4">
      <w:pPr>
        <w:rPr>
          <w:ins w:id="788" w:author="Revision One" w:date="2026-09-11T18:42:00Z" w16du:dateUtc="2026-09-11T22:42:00Z"/>
        </w:rPr>
      </w:pPr>
      <w:ins w:id="789" w:author="Revision One" w:date="2026-09-11T18:42:00Z" w16du:dateUtc="2026-09-11T22:42:00Z">
        <w:r>
          <w:rPr>
            <w:b/>
          </w:rPr>
          <w:t xml:space="preserve">Shiino H, Ariu K, Abe K, Togashi R. </w:t>
        </w:r>
        <w:r>
          <w:t>2023. Exploration of unranked items in safe online learning to re-rank. SIGIR:1991–1995. DOI 10.1145/3539618.3591985.</w:t>
        </w:r>
      </w:ins>
    </w:p>
    <w:p w14:paraId="3DE798CF" w14:textId="77777777" w:rsidR="00D56233" w:rsidRDefault="004141C4">
      <w:pPr>
        <w:spacing w:before="240" w:after="240" w:line="240" w:lineRule="auto"/>
        <w:rPr>
          <w:rFonts w:ascii="Times" w:eastAsia="Times" w:hAnsi="Times" w:cs="Times"/>
          <w:sz w:val="24"/>
          <w:szCs w:val="24"/>
        </w:rPr>
      </w:pPr>
      <w:r>
        <w:rPr>
          <w:rFonts w:ascii="Times" w:eastAsia="Times" w:hAnsi="Times" w:cs="Times"/>
          <w:b/>
          <w:bCs/>
          <w:sz w:val="24"/>
          <w:szCs w:val="24"/>
        </w:rPr>
        <w:t>Singh A, Joachims T.</w:t>
      </w:r>
      <w:r>
        <w:rPr>
          <w:rFonts w:ascii="Times" w:eastAsia="Times" w:hAnsi="Times" w:cs="Times"/>
          <w:sz w:val="24"/>
          <w:szCs w:val="24"/>
        </w:rPr>
        <w:t xml:space="preserve"> 2018. Fairness of exposure in rankings. </w:t>
      </w:r>
      <w:r>
        <w:rPr>
          <w:rFonts w:ascii="Times" w:eastAsia="Times" w:hAnsi="Times" w:cs="Times"/>
          <w:i/>
          <w:iCs/>
          <w:sz w:val="24"/>
          <w:szCs w:val="24"/>
        </w:rPr>
        <w:t>24th ACM SIGKDD International Conference on Knowledge Discovery &amp; Data Mining (KDD ’18)</w:t>
      </w:r>
      <w:hyperlink r:id="rId29">
        <w:r w:rsidR="00D56233">
          <w:rPr>
            <w:rFonts w:ascii="Times" w:eastAsia="Times" w:hAnsi="Times" w:cs="Times"/>
            <w:sz w:val="24"/>
            <w:szCs w:val="24"/>
          </w:rPr>
          <w:t xml:space="preserve"> </w:t>
        </w:r>
      </w:hyperlink>
      <w:hyperlink r:id="rId30">
        <w:r w:rsidR="00D56233">
          <w:rPr>
            <w:rFonts w:ascii="Times" w:eastAsia="Times" w:hAnsi="Times" w:cs="Times"/>
            <w:color w:val="1155CC"/>
            <w:sz w:val="24"/>
            <w:szCs w:val="24"/>
          </w:rPr>
          <w:t>DOI 10.1145/3219819.3220088</w:t>
        </w:r>
      </w:hyperlink>
      <w:r>
        <w:rPr>
          <w:rFonts w:ascii="Times" w:eastAsia="Times" w:hAnsi="Times" w:cs="Times"/>
          <w:sz w:val="24"/>
          <w:szCs w:val="24"/>
        </w:rPr>
        <w:t>.</w:t>
      </w:r>
    </w:p>
    <w:p w14:paraId="78DE0A5F" w14:textId="77777777" w:rsidR="00D56233" w:rsidRDefault="004141C4">
      <w:pPr>
        <w:spacing w:before="240" w:after="240" w:line="240" w:lineRule="auto"/>
        <w:rPr>
          <w:rFonts w:ascii="Times" w:eastAsia="Times" w:hAnsi="Times" w:cs="Times"/>
          <w:sz w:val="24"/>
          <w:szCs w:val="24"/>
        </w:rPr>
      </w:pPr>
      <w:r>
        <w:rPr>
          <w:rFonts w:ascii="Times" w:eastAsia="Times" w:hAnsi="Times" w:cs="Times"/>
          <w:b/>
          <w:bCs/>
          <w:sz w:val="24"/>
          <w:szCs w:val="24"/>
        </w:rPr>
        <w:t>Sutton RS, Barto AG.</w:t>
      </w:r>
      <w:r>
        <w:rPr>
          <w:rFonts w:ascii="Times" w:eastAsia="Times" w:hAnsi="Times" w:cs="Times"/>
          <w:sz w:val="24"/>
          <w:szCs w:val="24"/>
        </w:rPr>
        <w:t xml:space="preserve"> 2018. </w:t>
      </w:r>
      <w:hyperlink r:id="rId31">
        <w:r w:rsidR="00D56233">
          <w:rPr>
            <w:rFonts w:ascii="Times" w:eastAsia="Times" w:hAnsi="Times" w:cs="Times"/>
            <w:color w:val="1155CC"/>
            <w:sz w:val="24"/>
            <w:szCs w:val="24"/>
          </w:rPr>
          <w:t>Reinforcement Learning: An Introduction (2nd ed.).</w:t>
        </w:r>
      </w:hyperlink>
      <w:r>
        <w:rPr>
          <w:rFonts w:ascii="Times" w:eastAsia="Times" w:hAnsi="Times" w:cs="Times"/>
          <w:sz w:val="24"/>
          <w:szCs w:val="24"/>
        </w:rPr>
        <w:t xml:space="preserve"> MIT Press.</w:t>
      </w:r>
    </w:p>
    <w:p w14:paraId="7940E228" w14:textId="77777777" w:rsidR="00D56233" w:rsidRDefault="004141C4">
      <w:pPr>
        <w:spacing w:before="240" w:after="240" w:line="240" w:lineRule="auto"/>
        <w:rPr>
          <w:rFonts w:ascii="Times" w:eastAsia="Times" w:hAnsi="Times" w:cs="Times"/>
          <w:sz w:val="24"/>
          <w:szCs w:val="24"/>
        </w:rPr>
      </w:pPr>
      <w:r>
        <w:rPr>
          <w:b/>
        </w:rPr>
        <w:t xml:space="preserve">Swaminathan A, Joachims T. </w:t>
      </w:r>
      <w:r>
        <w:t xml:space="preserve">2015. </w:t>
      </w:r>
      <w:del w:id="790" w:author="Revision One" w:date="2026-09-11T18:42:00Z" w16du:dateUtc="2026-09-11T22:42:00Z">
        <w:r>
          <w:fldChar w:fldCharType="begin"/>
        </w:r>
        <w:r>
          <w:delInstrText>HYPERLINK "https://jmlr.org/papers/v16/swaminathan15a.html" \h</w:delInstrText>
        </w:r>
        <w:r>
          <w:fldChar w:fldCharType="separate"/>
        </w:r>
        <w:r>
          <w:rPr>
            <w:rFonts w:ascii="Times" w:eastAsia="Times" w:hAnsi="Times" w:cs="Times"/>
            <w:color w:val="1155CC"/>
            <w:sz w:val="24"/>
            <w:szCs w:val="24"/>
          </w:rPr>
          <w:delText>Batch learning from logged bandit feedback through counterfactual risk minimization.</w:delText>
        </w:r>
        <w:r>
          <w:fldChar w:fldCharType="end"/>
        </w:r>
      </w:del>
      <w:ins w:id="791" w:author="Revision One" w:date="2026-09-11T18:42:00Z" w16du:dateUtc="2026-09-11T22:42:00Z">
        <w:r>
          <w:t>Batch learning from logged bandit feedback through counterfactual risk minimization.</w:t>
        </w:r>
      </w:ins>
      <w:r>
        <w:t xml:space="preserve"> Journal of Machine Learning Research 16: 1731-1755</w:t>
      </w:r>
      <w:ins w:id="792" w:author="Revision One" w:date="2026-09-11T18:42:00Z" w16du:dateUtc="2026-09-11T22:42:00Z">
        <w:r>
          <w:t>. https://jmlr.org/papers/v16/swaminathan15a.html</w:t>
        </w:r>
      </w:ins>
      <w:r>
        <w:t>.</w:t>
      </w:r>
    </w:p>
    <w:p w14:paraId="49311E47" w14:textId="77777777" w:rsidR="00D56233" w:rsidRDefault="004141C4">
      <w:pPr>
        <w:rPr>
          <w:ins w:id="793" w:author="Revision One" w:date="2026-09-11T18:42:00Z" w16du:dateUtc="2026-09-11T22:42:00Z"/>
        </w:rPr>
      </w:pPr>
      <w:ins w:id="794" w:author="Revision One" w:date="2026-09-11T18:42:00Z" w16du:dateUtc="2026-09-11T22:42:00Z">
        <w:r>
          <w:rPr>
            <w:b/>
          </w:rPr>
          <w:t xml:space="preserve">Wang D, Jiao J, Bhadury A, Zhang Y, Gao M, Dalal O. </w:t>
        </w:r>
        <w:r>
          <w:t>2025. Item-centric exploration for cold start problem. arXiv preprint. DOI 10.48550/arXiv.2507.09423.</w:t>
        </w:r>
      </w:ins>
    </w:p>
    <w:p w14:paraId="7C636C78" w14:textId="77777777" w:rsidR="00D56233" w:rsidRDefault="004141C4">
      <w:pPr>
        <w:rPr>
          <w:ins w:id="795" w:author="Revision One" w:date="2026-09-11T18:42:00Z" w16du:dateUtc="2026-09-11T22:42:00Z"/>
        </w:rPr>
      </w:pPr>
      <w:ins w:id="796" w:author="Revision One" w:date="2026-09-11T18:42:00Z" w16du:dateUtc="2026-09-11T22:42:00Z">
        <w:r>
          <w:rPr>
            <w:b/>
          </w:rPr>
          <w:t xml:space="preserve">Webber W, Moffat A, Zobel J. </w:t>
        </w:r>
        <w:r>
          <w:t>2010. A similarity measure for indefinite rankings. ACM Transactions on Information Systems 28(4), article 20. DOI 10.1145/1852102.1852106.</w:t>
        </w:r>
      </w:ins>
    </w:p>
    <w:p w14:paraId="0D454044" w14:textId="77777777" w:rsidR="00D56233" w:rsidRDefault="004141C4">
      <w:pPr>
        <w:spacing w:before="240" w:after="240" w:line="240" w:lineRule="auto"/>
        <w:rPr>
          <w:rFonts w:ascii="Times" w:eastAsia="Times" w:hAnsi="Times" w:cs="Times"/>
          <w:sz w:val="24"/>
          <w:szCs w:val="24"/>
        </w:rPr>
      </w:pPr>
      <w:r>
        <w:rPr>
          <w:rFonts w:ascii="Times" w:eastAsia="Times" w:hAnsi="Times" w:cs="Times"/>
          <w:b/>
          <w:bCs/>
          <w:sz w:val="24"/>
          <w:szCs w:val="24"/>
        </w:rPr>
        <w:t>Yandex.</w:t>
      </w:r>
      <w:r>
        <w:rPr>
          <w:rFonts w:ascii="Times" w:eastAsia="Times" w:hAnsi="Times" w:cs="Times"/>
          <w:sz w:val="24"/>
          <w:szCs w:val="24"/>
        </w:rPr>
        <w:t xml:space="preserve"> 2013. Personalized Web Search Challenge. </w:t>
      </w:r>
      <w:r>
        <w:rPr>
          <w:rFonts w:ascii="Times" w:eastAsia="Times" w:hAnsi="Times" w:cs="Times"/>
          <w:i/>
          <w:iCs/>
          <w:sz w:val="24"/>
          <w:szCs w:val="24"/>
        </w:rPr>
        <w:t>Kaggle</w:t>
      </w:r>
      <w:r>
        <w:rPr>
          <w:rFonts w:ascii="Times" w:eastAsia="Times" w:hAnsi="Times" w:cs="Times"/>
          <w:sz w:val="24"/>
          <w:szCs w:val="24"/>
        </w:rPr>
        <w:t>. Available at</w:t>
      </w:r>
      <w:hyperlink r:id="rId32">
        <w:r w:rsidR="00D56233">
          <w:rPr>
            <w:rFonts w:ascii="Times" w:eastAsia="Times" w:hAnsi="Times" w:cs="Times"/>
            <w:sz w:val="24"/>
            <w:szCs w:val="24"/>
          </w:rPr>
          <w:t xml:space="preserve"> </w:t>
        </w:r>
      </w:hyperlink>
      <w:hyperlink r:id="rId33">
        <w:r w:rsidR="00D56233">
          <w:rPr>
            <w:rFonts w:ascii="Times" w:eastAsia="Times" w:hAnsi="Times" w:cs="Times"/>
            <w:color w:val="1155CC"/>
            <w:sz w:val="24"/>
            <w:szCs w:val="24"/>
          </w:rPr>
          <w:t>https://www.kaggle.com/c/yandex-personalized-web-search-challenge</w:t>
        </w:r>
      </w:hyperlink>
      <w:r>
        <w:rPr>
          <w:rFonts w:ascii="Times" w:eastAsia="Times" w:hAnsi="Times" w:cs="Times"/>
          <w:sz w:val="24"/>
          <w:szCs w:val="24"/>
        </w:rPr>
        <w:t>.</w:t>
      </w:r>
    </w:p>
    <w:p w14:paraId="34BF302B" w14:textId="77777777" w:rsidR="00D56233" w:rsidRDefault="004141C4">
      <w:pPr>
        <w:spacing w:before="240" w:after="240" w:line="240" w:lineRule="auto"/>
        <w:rPr>
          <w:rFonts w:ascii="Times" w:eastAsia="Times" w:hAnsi="Times" w:cs="Times"/>
          <w:sz w:val="24"/>
          <w:szCs w:val="24"/>
        </w:rPr>
      </w:pPr>
      <w:r>
        <w:rPr>
          <w:rFonts w:ascii="Times" w:eastAsia="Times" w:hAnsi="Times" w:cs="Times"/>
          <w:b/>
          <w:bCs/>
          <w:sz w:val="24"/>
          <w:szCs w:val="24"/>
        </w:rPr>
        <w:t>Zhu Z, Kim J, Nguyen T, Fenton A, Caverlee J.</w:t>
      </w:r>
      <w:r>
        <w:rPr>
          <w:rFonts w:ascii="Times" w:eastAsia="Times" w:hAnsi="Times" w:cs="Times"/>
          <w:sz w:val="24"/>
          <w:szCs w:val="24"/>
        </w:rPr>
        <w:t xml:space="preserve"> 2021. Fairness among new items in cold start recommender systems. </w:t>
      </w:r>
      <w:r>
        <w:rPr>
          <w:rFonts w:ascii="Times" w:eastAsia="Times" w:hAnsi="Times" w:cs="Times"/>
          <w:i/>
          <w:iCs/>
          <w:sz w:val="24"/>
          <w:szCs w:val="24"/>
        </w:rPr>
        <w:t>44th International ACM SIGIR Conference on Research and Development in Information Retrieval (SIGIR ’21)</w:t>
      </w:r>
      <w:hyperlink r:id="rId34">
        <w:r w:rsidR="00D56233">
          <w:rPr>
            <w:rFonts w:ascii="Times" w:eastAsia="Times" w:hAnsi="Times" w:cs="Times"/>
            <w:sz w:val="24"/>
            <w:szCs w:val="24"/>
          </w:rPr>
          <w:t xml:space="preserve"> </w:t>
        </w:r>
      </w:hyperlink>
      <w:hyperlink r:id="rId35">
        <w:r w:rsidR="00D56233">
          <w:rPr>
            <w:rFonts w:ascii="Times" w:eastAsia="Times" w:hAnsi="Times" w:cs="Times"/>
            <w:color w:val="1155CC"/>
            <w:sz w:val="24"/>
            <w:szCs w:val="24"/>
          </w:rPr>
          <w:t>DOI 10.1145/3404835.3462948</w:t>
        </w:r>
      </w:hyperlink>
      <w:r>
        <w:rPr>
          <w:rFonts w:ascii="Times" w:eastAsia="Times" w:hAnsi="Times" w:cs="Times"/>
          <w:sz w:val="24"/>
          <w:szCs w:val="24"/>
        </w:rPr>
        <w:t>.</w:t>
      </w:r>
    </w:p>
    <w:sectPr w:rsidR="00D56233">
      <w:pgSz w:w="12240" w:h="15840"/>
      <w:pgMar w:top="1440" w:right="1440" w:bottom="1440" w:left="1440" w:header="720" w:footer="720" w:gutter="0"/>
      <w:lnNumType w:countBy="1" w:distance="240" w:restart="continuou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893CB7B5-E6F7-4BBC-8400-D1C7D704425C}"/>
    <w:embedBold r:id="rId2" w:fontKey="{EA15A5E9-0F54-48E3-95C1-F607CA2000DE}"/>
    <w:embedItalic r:id="rId3" w:fontKey="{C2BE80B7-19C2-4067-9EB7-68EC612CE609}"/>
  </w:font>
  <w:font w:name="Cambria Math">
    <w:panose1 w:val="02040503050406030204"/>
    <w:charset w:val="00"/>
    <w:family w:val="roman"/>
    <w:pitch w:val="variable"/>
    <w:sig w:usb0="E00006FF" w:usb1="420024FF" w:usb2="02000000" w:usb3="00000000" w:csb0="0000019F" w:csb1="00000000"/>
    <w:embedRegular r:id="rId4" w:fontKey="{8FA6511E-B46D-4E96-95D1-21D2E4FE5741}"/>
    <w:embedItalic r:id="rId5" w:fontKey="{E4803639-9FA9-4BB1-A2E8-7F1927D85F6D}"/>
  </w:font>
  <w:font w:name="Calibri">
    <w:panose1 w:val="020F0502020204030204"/>
    <w:charset w:val="00"/>
    <w:family w:val="swiss"/>
    <w:pitch w:val="variable"/>
    <w:sig w:usb0="E4002EFF" w:usb1="C200247B" w:usb2="00000009" w:usb3="00000000" w:csb0="000001FF" w:csb1="00000000"/>
    <w:embedRegular r:id="rId6" w:fontKey="{6D97D46B-49D8-4810-BBC1-7C816902AF74}"/>
  </w:font>
  <w:font w:name="Cambria">
    <w:panose1 w:val="02040503050406030204"/>
    <w:charset w:val="00"/>
    <w:family w:val="roman"/>
    <w:pitch w:val="variable"/>
    <w:sig w:usb0="E00006FF" w:usb1="420024FF" w:usb2="02000000" w:usb3="00000000" w:csb0="0000019F" w:csb1="00000000"/>
    <w:embedRegular r:id="rId7" w:fontKey="{24F62974-94DD-4F00-9651-7DBDA3D4FCF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6CFF"/>
    <w:multiLevelType w:val="multilevel"/>
    <w:tmpl w:val="9E2EF7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F966190"/>
    <w:multiLevelType w:val="multilevel"/>
    <w:tmpl w:val="12A817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37840172">
    <w:abstractNumId w:val="0"/>
  </w:num>
  <w:num w:numId="2" w16cid:durableId="1702584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233"/>
    <w:rsid w:val="001E1831"/>
    <w:rsid w:val="00310C95"/>
    <w:rsid w:val="005D7BD4"/>
    <w:rsid w:val="009C67EB"/>
    <w:rsid w:val="00A71872"/>
    <w:rsid w:val="00CA4725"/>
    <w:rsid w:val="00CF075C"/>
    <w:rsid w:val="00D56233"/>
    <w:rsid w:val="00EC2EA9"/>
    <w:rsid w:val="00FB4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17A27"/>
  <w15:docId w15:val="{12A6DE89-81CC-4E86-8E1E-74D64F5A8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360" w:after="120"/>
      <w:outlineLvl w:val="1"/>
    </w:pPr>
    <w:rPr>
      <w:color w:val="000000"/>
      <w:sz w:val="32"/>
      <w:szCs w:val="32"/>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pPr>
    <w:rPr>
      <w:color w:val="000000"/>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customStyle="1" w:styleId="Normal1">
    <w:name w:val="Normal1"/>
    <w:rsid w:val="00B77860"/>
    <w:rPr>
      <w:rFonts w:ascii="Times New Roman" w:hAnsi="Times New Roman"/>
    </w:rPr>
  </w:style>
  <w:style w:type="paragraph" w:styleId="ListParagraph">
    <w:name w:val="List Paragraph"/>
    <w:basedOn w:val="Normal"/>
    <w:rsid w:val="00FD22BE"/>
    <w:pPr>
      <w:ind w:left="720"/>
    </w:pPr>
  </w:style>
  <w:style w:type="table" w:styleId="TableGrid">
    <w:name w:val="Table Grid"/>
    <w:basedOn w:val="TableNormal"/>
    <w:rsid w:val="00926B3F"/>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rsid w:val="007C7029"/>
    <w:rPr>
      <w:color w:val="0000FF" w:themeColor="hyperlink"/>
      <w:u w:val="single"/>
    </w:rPr>
  </w:style>
  <w:style w:type="character" w:styleId="FollowedHyperlink">
    <w:name w:val="FollowedHyperlink"/>
    <w:basedOn w:val="DefaultParagraphFont"/>
    <w:rsid w:val="00A37569"/>
    <w:rPr>
      <w:color w:val="800080" w:themeColor="followedHyperlink"/>
      <w:u w:val="single"/>
    </w:rPr>
  </w:style>
  <w:style w:type="paragraph" w:styleId="NormalWeb">
    <w:name w:val="Normal (Web)"/>
    <w:basedOn w:val="Normal"/>
    <w:uiPriority w:val="99"/>
    <w:rsid w:val="00AA18ED"/>
    <w:pPr>
      <w:spacing w:beforeLines="1" w:afterLines="1" w:line="240" w:lineRule="auto"/>
    </w:pPr>
    <w:rPr>
      <w:rFonts w:cs="Times New Roman"/>
      <w:sz w:val="20"/>
      <w:szCs w:val="20"/>
    </w:rPr>
  </w:style>
  <w:style w:type="character" w:styleId="LineNumber">
    <w:name w:val="line number"/>
    <w:basedOn w:val="DefaultParagraphFont"/>
    <w:rsid w:val="00932E96"/>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paragraph" w:styleId="Revision">
    <w:name w:val="Revision"/>
    <w:hidden/>
    <w:uiPriority w:val="99"/>
    <w:semiHidden/>
    <w:rsid w:val="00FB4D80"/>
    <w:pPr>
      <w:spacing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366424.3382705" TargetMode="External"/><Relationship Id="rId18" Type="http://schemas.openxmlformats.org/officeDocument/2006/relationships/hyperlink" Target="https://doi.org/10.1145/1076034.1076063" TargetMode="External"/><Relationship Id="rId26" Type="http://schemas.openxmlformats.org/officeDocument/2006/relationships/hyperlink" Target="https://doi.org/10.1007/978-3-642-12275-0_1" TargetMode="External"/><Relationship Id="rId21" Type="http://schemas.openxmlformats.org/officeDocument/2006/relationships/hyperlink" Target="https://doi.org/10.1145/3340531.3412152" TargetMode="External"/><Relationship Id="rId34" Type="http://schemas.openxmlformats.org/officeDocument/2006/relationships/hyperlink" Target="https://doi.org/10.1145/3404835.3462948" TargetMode="External"/><Relationship Id="rId7" Type="http://schemas.openxmlformats.org/officeDocument/2006/relationships/hyperlink" Target="https://doi.org/10.1145/1498759.1498766" TargetMode="External"/><Relationship Id="rId12" Type="http://schemas.openxmlformats.org/officeDocument/2006/relationships/hyperlink" Target="https://doi.org/10.1145/3366424.3382705" TargetMode="External"/><Relationship Id="rId17" Type="http://schemas.openxmlformats.org/officeDocument/2006/relationships/hyperlink" Target="https://doi.org/10.1145/2505515.2505665" TargetMode="External"/><Relationship Id="rId25" Type="http://schemas.openxmlformats.org/officeDocument/2006/relationships/hyperlink" Target="https://doi.org/10.1007/978-3-642-12275-0_1" TargetMode="External"/><Relationship Id="rId33" Type="http://schemas.openxmlformats.org/officeDocument/2006/relationships/hyperlink" Target="https://www.kaggle.com/c/yandex-personalized-web-search-challenge" TargetMode="External"/><Relationship Id="rId2" Type="http://schemas.openxmlformats.org/officeDocument/2006/relationships/numbering" Target="numbering.xml"/><Relationship Id="rId16" Type="http://schemas.openxmlformats.org/officeDocument/2006/relationships/hyperlink" Target="https://doi.org/10.1145/3511808.3557066" TargetMode="External"/><Relationship Id="rId20" Type="http://schemas.openxmlformats.org/officeDocument/2006/relationships/hyperlink" Target="https://doi.org/10.1145/3340531.3412152" TargetMode="External"/><Relationship Id="rId29" Type="http://schemas.openxmlformats.org/officeDocument/2006/relationships/hyperlink" Target="https://doi.org/10.1145/3219819.3220088" TargetMode="External"/><Relationship Id="rId1" Type="http://schemas.openxmlformats.org/officeDocument/2006/relationships/customXml" Target="../customXml/item1.xml"/><Relationship Id="rId6" Type="http://schemas.openxmlformats.org/officeDocument/2006/relationships/hyperlink" Target="https://doi.org/10.1145/1498759.1498766" TargetMode="External"/><Relationship Id="rId11" Type="http://schemas.openxmlformats.org/officeDocument/2006/relationships/hyperlink" Target="https://doi.org/10.2200/S00654ED1V01Y201507ICR043" TargetMode="External"/><Relationship Id="rId24" Type="http://schemas.openxmlformats.org/officeDocument/2006/relationships/hyperlink" Target="https://doi.org/10.1145/3397271.3401100" TargetMode="External"/><Relationship Id="rId32" Type="http://schemas.openxmlformats.org/officeDocument/2006/relationships/hyperlink" Target="https://www.kaggle.com/c/yandex-personalized-web-search-challeng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45/3511808.3557066" TargetMode="External"/><Relationship Id="rId23" Type="http://schemas.openxmlformats.org/officeDocument/2006/relationships/hyperlink" Target="https://doi.org/10.1145/3397271.3401100" TargetMode="External"/><Relationship Id="rId28" Type="http://schemas.openxmlformats.org/officeDocument/2006/relationships/hyperlink" Target="https://doi.org/10.1002/j.1538-7305.1948.tb01338.x" TargetMode="External"/><Relationship Id="rId36" Type="http://schemas.openxmlformats.org/officeDocument/2006/relationships/fontTable" Target="fontTable.xml"/><Relationship Id="rId10" Type="http://schemas.openxmlformats.org/officeDocument/2006/relationships/hyperlink" Target="https://doi.org/10.1145/290941.291025" TargetMode="External"/><Relationship Id="rId19" Type="http://schemas.openxmlformats.org/officeDocument/2006/relationships/hyperlink" Target="https://doi.org/10.1561/1500000016" TargetMode="External"/><Relationship Id="rId31" Type="http://schemas.openxmlformats.org/officeDocument/2006/relationships/hyperlink" Target="http://incompleteideas.net/book/the-book-2nd.html" TargetMode="External"/><Relationship Id="rId4" Type="http://schemas.openxmlformats.org/officeDocument/2006/relationships/settings" Target="settings.xml"/><Relationship Id="rId9" Type="http://schemas.openxmlformats.org/officeDocument/2006/relationships/hyperlink" Target="https://doi.org/10.1145/290941.291025" TargetMode="External"/><Relationship Id="rId14" Type="http://schemas.openxmlformats.org/officeDocument/2006/relationships/hyperlink" Target="https://doi.org/10.1145/3159652.3159687" TargetMode="External"/><Relationship Id="rId22" Type="http://schemas.openxmlformats.org/officeDocument/2006/relationships/hyperlink" Target="https://doi.org/10.1017/CBO9780511809071" TargetMode="External"/><Relationship Id="rId27" Type="http://schemas.openxmlformats.org/officeDocument/2006/relationships/hyperlink" Target="https://doi.org/10.1145/564376.564421" TargetMode="External"/><Relationship Id="rId30" Type="http://schemas.openxmlformats.org/officeDocument/2006/relationships/hyperlink" Target="https://doi.org/10.1145/3219819.3220088" TargetMode="External"/><Relationship Id="rId35" Type="http://schemas.openxmlformats.org/officeDocument/2006/relationships/hyperlink" Target="https://doi.org/10.1145/3404835.3462948" TargetMode="External"/><Relationship Id="rId8" Type="http://schemas.openxmlformats.org/officeDocument/2006/relationships/hyperlink" Target="https://doi.org/10.1023/A:1013689704352"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6brntN45GNiTF/bnUsTAEwEGwg==">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8099</Words>
  <Characters>46167</Characters>
  <Application>Microsoft Office Word</Application>
  <DocSecurity>0</DocSecurity>
  <Lines>384</Lines>
  <Paragraphs>108</Paragraphs>
  <ScaleCrop>false</ScaleCrop>
  <Company/>
  <LinksUpToDate>false</LinksUpToDate>
  <CharactersWithSpaces>54158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Bhargavi Bandaru</cp:lastModifiedBy>
  <cp:revision>1</cp:revision>
  <dcterms:created xsi:type="dcterms:W3CDTF">2018-09-06T06:29:00Z</dcterms:created>
  <dcterms:modified xsi:type="dcterms:W3CDTF">2026-09-11T22:42:00Z</dcterms:modified>
</cp:coreProperties>
</file>